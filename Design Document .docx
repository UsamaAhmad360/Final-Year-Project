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5471F3">
      <w:pPr>
        <w:pStyle w:val="14"/>
        <w:spacing w:before="280" w:after="280"/>
        <w:jc w:val="center"/>
        <w:rPr>
          <w:ins w:id="1" w:author="Usama Ahmad" w:date="2024-01-15T17:28:00Z"/>
          <w:rFonts w:ascii="Arial" w:hAnsi="Arial" w:cs="Arial"/>
          <w:b/>
          <w:bCs/>
          <w:sz w:val="36"/>
          <w:szCs w:val="36"/>
          <w:u w:val="single"/>
        </w:rPr>
        <w:pPrChange w:id="0" w:author="Usama Ahmad" w:date="2024-01-15T17:28:00Z">
          <w:pPr>
            <w:pStyle w:val="14"/>
            <w:spacing w:before="280" w:after="280"/>
          </w:pPr>
        </w:pPrChange>
      </w:pPr>
      <w:ins w:id="2" w:author="Usama Ahmad" w:date="2024-01-15T17:28:00Z">
        <w:r>
          <w:rPr>
            <w:rFonts w:ascii="Arial" w:hAnsi="Arial" w:cs="Arial"/>
            <w:b/>
            <w:bCs/>
            <w:sz w:val="36"/>
            <w:szCs w:val="36"/>
            <w:u w:val="single"/>
          </w:rPr>
          <w:t>Smart Water Management System</w:t>
        </w:r>
      </w:ins>
    </w:p>
    <w:p w14:paraId="3DC5F263">
      <w:pPr>
        <w:pStyle w:val="14"/>
        <w:spacing w:before="280" w:after="280"/>
        <w:jc w:val="center"/>
        <w:rPr>
          <w:ins w:id="4" w:author="Usama Ahmad" w:date="2024-01-15T17:28:00Z"/>
          <w:rFonts w:ascii="Arial" w:hAnsi="Arial" w:cs="Arial"/>
          <w:b/>
          <w:bCs/>
          <w:sz w:val="36"/>
          <w:szCs w:val="36"/>
          <w:u w:val="single"/>
        </w:rPr>
        <w:pPrChange w:id="3" w:author="Usama Ahmad" w:date="2024-01-15T17:28:00Z">
          <w:pPr>
            <w:pStyle w:val="14"/>
            <w:spacing w:before="280" w:after="280"/>
          </w:pPr>
        </w:pPrChange>
      </w:pPr>
    </w:p>
    <w:p w14:paraId="7AF984FD">
      <w:pPr>
        <w:pStyle w:val="14"/>
        <w:spacing w:after="280"/>
        <w:jc w:val="center"/>
        <w:rPr>
          <w:del w:id="5" w:author="Usama Ahmad" w:date="2024-01-15T17:28:00Z"/>
          <w:rFonts w:ascii="Arial" w:hAnsi="Arial" w:cs="Arial"/>
          <w:b/>
          <w:sz w:val="36"/>
          <w:szCs w:val="36"/>
        </w:rPr>
      </w:pPr>
      <w:ins w:id="6" w:author="Usama Ahmad" w:date="2024-01-15T17:28:00Z">
        <w:r>
          <w:rPr>
            <w:rFonts w:ascii="Arial" w:hAnsi="Arial" w:cs="Arial"/>
            <w:b/>
            <w:bCs/>
            <w:sz w:val="36"/>
            <w:szCs w:val="36"/>
          </w:rPr>
          <w:t>Desig</w:t>
        </w:r>
      </w:ins>
      <w:ins w:id="7" w:author="Usama Ahmad" w:date="2024-01-15T17:29:00Z">
        <w:r>
          <w:rPr>
            <w:rFonts w:ascii="Arial" w:hAnsi="Arial" w:cs="Arial"/>
            <w:b/>
            <w:bCs/>
            <w:sz w:val="36"/>
            <w:szCs w:val="36"/>
          </w:rPr>
          <w:t xml:space="preserve">n Document </w:t>
        </w:r>
      </w:ins>
      <w:del w:id="8" w:author="Usama Ahmad" w:date="2024-01-15T17:28:00Z">
        <w:r>
          <w:rPr>
            <w:rFonts w:ascii="Arial" w:hAnsi="Arial" w:cs="Arial"/>
            <w:b/>
            <w:sz w:val="36"/>
            <w:szCs w:val="36"/>
          </w:rPr>
          <w:delText>&lt;Give Here Your Own Project Title&gt;</w:delText>
        </w:r>
      </w:del>
    </w:p>
    <w:p w14:paraId="21125C72">
      <w:pPr>
        <w:spacing w:line="360" w:lineRule="auto"/>
        <w:jc w:val="center"/>
        <w:rPr>
          <w:del w:id="9" w:author="Usama Ahmad" w:date="2024-01-15T17:28:00Z"/>
          <w:rFonts w:ascii="Arial" w:hAnsi="Arial" w:cs="Arial"/>
          <w:b/>
          <w:bCs/>
          <w:sz w:val="32"/>
          <w:szCs w:val="32"/>
        </w:rPr>
      </w:pPr>
      <w:del w:id="10" w:author="Usama Ahmad" w:date="2024-01-15T17:28:00Z">
        <w:r>
          <w:rPr>
            <w:rFonts w:ascii="Arial" w:hAnsi="Arial" w:cs="Arial"/>
            <w:b/>
            <w:bCs/>
            <w:sz w:val="32"/>
            <w:szCs w:val="32"/>
          </w:rPr>
          <w:delText>Design Document</w:delText>
        </w:r>
      </w:del>
    </w:p>
    <w:p w14:paraId="10F47E5B">
      <w:pPr>
        <w:pStyle w:val="14"/>
        <w:spacing w:before="280" w:after="280"/>
        <w:jc w:val="center"/>
        <w:pPrChange w:id="11" w:author="Usama Ahmad" w:date="2024-01-15T17:29:00Z">
          <w:pPr>
            <w:pStyle w:val="14"/>
            <w:spacing w:before="280" w:after="280"/>
          </w:pPr>
        </w:pPrChange>
      </w:pPr>
    </w:p>
    <w:p w14:paraId="257D8A88">
      <w:pPr>
        <w:pStyle w:val="14"/>
        <w:spacing w:before="280" w:after="280"/>
        <w:ind w:firstLine="28"/>
        <w:rPr>
          <w:rFonts w:ascii="Arial" w:hAnsi="Arial" w:cs="Arial"/>
          <w:b/>
        </w:rPr>
      </w:pPr>
      <w:r>
        <w:rPr>
          <w:rFonts w:ascii="Arial" w:hAnsi="Arial" w:cs="Arial"/>
          <w:b/>
        </w:rPr>
        <w:t>Version 1.</w:t>
      </w:r>
      <w:ins w:id="12" w:author="Usama Ahmad" w:date="2024-01-18T12:23:00Z">
        <w:r>
          <w:rPr>
            <w:rFonts w:ascii="Arial" w:hAnsi="Arial" w:cs="Arial"/>
            <w:b/>
          </w:rPr>
          <w:t>1</w:t>
        </w:r>
      </w:ins>
      <w:del w:id="13" w:author="Usama Ahmad" w:date="2024-01-18T12:23:00Z">
        <w:r>
          <w:rPr>
            <w:rFonts w:ascii="Arial" w:hAnsi="Arial" w:cs="Arial"/>
            <w:b/>
          </w:rPr>
          <w:delText>0</w:delText>
        </w:r>
      </w:del>
    </w:p>
    <w:p w14:paraId="7A37064B">
      <w:pPr>
        <w:pStyle w:val="14"/>
        <w:spacing w:before="280" w:after="280"/>
        <w:ind w:left="720" w:firstLine="28"/>
        <w:jc w:val="right"/>
      </w:pPr>
    </w:p>
    <w:p w14:paraId="048DDBFA">
      <w:pPr>
        <w:pStyle w:val="14"/>
        <w:spacing w:after="280"/>
        <w:jc w:val="center"/>
        <w:rPr>
          <w:color w:val="0000FF"/>
        </w:rPr>
      </w:pPr>
      <w:ins w:id="14" w:author="Usama Ahmad" w:date="2024-01-14T19:26:00Z">
        <w:r>
          <w:rPr>
            <w:lang w:val="en-GB" w:eastAsia="en-GB"/>
          </w:rPr>
          <w:drawing>
            <wp:inline distT="0" distB="0" distL="0" distR="0">
              <wp:extent cx="1971675" cy="1228725"/>
              <wp:effectExtent l="0" t="0" r="0" b="0"/>
              <wp:docPr id="1" name="Picture 2"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vu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71675" cy="1228725"/>
                      </a:xfrm>
                      <a:prstGeom prst="rect">
                        <a:avLst/>
                      </a:prstGeom>
                      <a:noFill/>
                      <a:ln>
                        <a:noFill/>
                      </a:ln>
                    </pic:spPr>
                  </pic:pic>
                </a:graphicData>
              </a:graphic>
            </wp:inline>
          </w:drawing>
        </w:r>
      </w:ins>
      <w:del w:id="16" w:author="Usama Ahmad" w:date="2024-01-14T19:26:00Z">
        <w:r>
          <w:rPr/>
          <w:drawing>
            <wp:inline distT="0" distB="0" distL="0" distR="0">
              <wp:extent cx="2076450" cy="137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76450" cy="1371600"/>
                      </a:xfrm>
                      <a:prstGeom prst="rect">
                        <a:avLst/>
                      </a:prstGeom>
                      <a:noFill/>
                      <a:ln>
                        <a:noFill/>
                      </a:ln>
                    </pic:spPr>
                  </pic:pic>
                </a:graphicData>
              </a:graphic>
            </wp:inline>
          </w:drawing>
        </w:r>
      </w:del>
    </w:p>
    <w:p w14:paraId="63CACD72">
      <w:pPr>
        <w:pStyle w:val="14"/>
        <w:spacing w:before="280" w:after="280"/>
      </w:pPr>
    </w:p>
    <w:p w14:paraId="572C958A">
      <w:pPr>
        <w:pStyle w:val="14"/>
        <w:spacing w:before="280" w:after="280"/>
      </w:pPr>
    </w:p>
    <w:p w14:paraId="65FF3D77">
      <w:pPr>
        <w:spacing w:before="100" w:beforeAutospacing="1" w:after="100" w:afterAutospacing="1"/>
        <w:jc w:val="center"/>
        <w:rPr>
          <w:ins w:id="18" w:author="Usama Ahmad" w:date="2024-01-18T20:12:00Z"/>
          <w:color w:val="212529"/>
          <w:spacing w:val="2"/>
          <w:shd w:val="clear" w:color="auto" w:fill="F4F4F4"/>
        </w:rPr>
      </w:pPr>
      <w:ins w:id="19" w:author="Usama Ahmad" w:date="2024-01-14T19:27:00Z">
        <w:r>
          <w:rPr>
            <w:b/>
          </w:rPr>
          <w:t xml:space="preserve">Group Id: </w:t>
        </w:r>
      </w:ins>
      <w:ins w:id="20" w:author="Usama Ahmad" w:date="2024-01-14T19:27:00Z">
        <w:r>
          <w:rPr>
            <w:b/>
            <w:bCs/>
            <w:color w:val="212529"/>
            <w:spacing w:val="2"/>
            <w:shd w:val="clear" w:color="auto" w:fill="F4F4F4"/>
          </w:rPr>
          <w:t>F2302894E5</w:t>
        </w:r>
      </w:ins>
      <w:ins w:id="21" w:author="Usama Ahmad" w:date="2024-01-14T19:27:00Z">
        <w:r>
          <w:rPr>
            <w:color w:val="212529"/>
            <w:spacing w:val="2"/>
            <w:shd w:val="clear" w:color="auto" w:fill="F4F4F4"/>
          </w:rPr>
          <w:t> </w:t>
        </w:r>
      </w:ins>
    </w:p>
    <w:p w14:paraId="2982744C">
      <w:pPr>
        <w:spacing w:before="100" w:beforeAutospacing="1" w:after="100" w:afterAutospacing="1"/>
        <w:jc w:val="center"/>
        <w:rPr>
          <w:ins w:id="22" w:author="Usama Ahmad" w:date="2024-01-14T19:27:00Z"/>
          <w:b/>
        </w:rPr>
      </w:pPr>
      <w:ins w:id="23" w:author="Usama Ahmad" w:date="2024-01-18T20:12:00Z">
        <w:r>
          <w:rPr>
            <w:b/>
          </w:rPr>
          <w:t>Student Name: Usama Ahmad</w:t>
        </w:r>
      </w:ins>
    </w:p>
    <w:p w14:paraId="599E6204">
      <w:pPr>
        <w:spacing w:before="100" w:beforeAutospacing="1" w:after="100" w:afterAutospacing="1"/>
        <w:jc w:val="center"/>
        <w:rPr>
          <w:ins w:id="24" w:author="Usama Ahmad" w:date="2024-01-14T19:27:00Z"/>
          <w:b/>
        </w:rPr>
      </w:pPr>
      <w:ins w:id="25" w:author="Usama Ahmad" w:date="2024-01-14T19:27:00Z">
        <w:r>
          <w:rPr>
            <w:b/>
          </w:rPr>
          <w:t>Supervisor Name:</w:t>
        </w:r>
      </w:ins>
      <w:ins w:id="26" w:author="Usama Ahmad" w:date="2024-01-14T19:27:00Z">
        <w:r>
          <w:rPr/>
          <w:t xml:space="preserve"> </w:t>
        </w:r>
      </w:ins>
      <w:ins w:id="27" w:author="Usama Ahmad" w:date="2024-01-14T19:27:00Z">
        <w:r>
          <w:rPr>
            <w:b/>
          </w:rPr>
          <w:t>Dr. Israr Ullah</w:t>
        </w:r>
      </w:ins>
    </w:p>
    <w:p w14:paraId="44259D8B">
      <w:pPr>
        <w:pStyle w:val="14"/>
        <w:spacing w:before="280" w:after="280"/>
        <w:rPr>
          <w:del w:id="28" w:author="Usama Ahmad" w:date="2024-01-14T19:27:00Z"/>
          <w:rFonts w:ascii="Arial" w:hAnsi="Arial" w:cs="Arial"/>
          <w:b/>
        </w:rPr>
      </w:pPr>
      <w:del w:id="29" w:author="Usama Ahmad" w:date="2024-01-14T19:27:00Z">
        <w:r>
          <w:rPr>
            <w:rFonts w:ascii="Arial" w:hAnsi="Arial" w:cs="Arial"/>
            <w:b/>
          </w:rPr>
          <w:delText>Group Id: &lt;Mention your group id&gt;</w:delText>
        </w:r>
      </w:del>
    </w:p>
    <w:p w14:paraId="2740B5AB">
      <w:pPr>
        <w:pStyle w:val="14"/>
        <w:spacing w:before="280" w:after="280"/>
        <w:rPr>
          <w:del w:id="30" w:author="Usama Ahmad" w:date="2024-01-14T19:27:00Z"/>
          <w:rFonts w:ascii="Arial" w:hAnsi="Arial" w:cs="Arial"/>
          <w:b/>
        </w:rPr>
      </w:pPr>
      <w:del w:id="31" w:author="Usama Ahmad" w:date="2024-01-14T19:27:00Z">
        <w:r>
          <w:rPr>
            <w:rFonts w:ascii="Arial" w:hAnsi="Arial" w:cs="Arial"/>
            <w:b/>
          </w:rPr>
          <w:delText>Supervisor Name :&lt; Mention your supervisor name&gt;</w:delText>
        </w:r>
      </w:del>
    </w:p>
    <w:p w14:paraId="3B11D679">
      <w:pPr>
        <w:pStyle w:val="14"/>
        <w:spacing w:before="280" w:after="280"/>
        <w:rPr>
          <w:rFonts w:ascii="Arial" w:hAnsi="Arial" w:cs="Arial"/>
          <w:b/>
        </w:rPr>
      </w:pPr>
    </w:p>
    <w:p w14:paraId="4502D804">
      <w:pPr>
        <w:pStyle w:val="14"/>
        <w:spacing w:before="280" w:after="280"/>
        <w:rPr>
          <w:rFonts w:ascii="Arial" w:hAnsi="Arial" w:cs="Arial"/>
          <w:b/>
        </w:rPr>
      </w:pPr>
    </w:p>
    <w:p w14:paraId="655EF82D">
      <w:pPr>
        <w:pStyle w:val="14"/>
        <w:spacing w:before="280" w:after="280"/>
        <w:rPr>
          <w:rFonts w:ascii="Arial" w:hAnsi="Arial" w:cs="Arial"/>
          <w:b/>
        </w:rPr>
      </w:pPr>
    </w:p>
    <w:p w14:paraId="2CBDFA47">
      <w:pPr>
        <w:pStyle w:val="14"/>
        <w:spacing w:before="280" w:after="280"/>
        <w:rPr>
          <w:rFonts w:ascii="Arial" w:hAnsi="Arial" w:cs="Arial"/>
          <w:b/>
        </w:rPr>
      </w:pPr>
    </w:p>
    <w:p w14:paraId="35545A27">
      <w:pPr>
        <w:pStyle w:val="14"/>
        <w:spacing w:before="280" w:after="280"/>
        <w:rPr>
          <w:rFonts w:ascii="Arial" w:hAnsi="Arial" w:cs="Arial"/>
          <w:b/>
        </w:rPr>
      </w:pPr>
    </w:p>
    <w:p w14:paraId="414085FB">
      <w:pPr>
        <w:pStyle w:val="14"/>
        <w:spacing w:before="280" w:after="280"/>
        <w:rPr>
          <w:rFonts w:ascii="Arial" w:hAnsi="Arial" w:cs="Arial"/>
          <w:b/>
        </w:rPr>
      </w:pPr>
    </w:p>
    <w:p w14:paraId="1B434D53">
      <w:pPr>
        <w:pStyle w:val="14"/>
        <w:spacing w:before="280" w:after="280"/>
        <w:rPr>
          <w:rFonts w:ascii="Arial" w:hAnsi="Arial" w:cs="Arial"/>
          <w:b/>
        </w:rPr>
      </w:pPr>
    </w:p>
    <w:p w14:paraId="1E684B2D">
      <w:pPr>
        <w:pStyle w:val="14"/>
        <w:spacing w:before="280" w:after="280"/>
        <w:rPr>
          <w:rFonts w:ascii="Arial" w:hAnsi="Arial" w:cs="Arial"/>
          <w:b/>
        </w:rPr>
      </w:pPr>
    </w:p>
    <w:p w14:paraId="6F08A574">
      <w:pPr>
        <w:pStyle w:val="14"/>
        <w:spacing w:before="280" w:after="280"/>
        <w:rPr>
          <w:rFonts w:ascii="Arial" w:hAnsi="Arial" w:cs="Arial"/>
          <w:b/>
        </w:rPr>
      </w:pPr>
    </w:p>
    <w:p w14:paraId="51B6F223">
      <w:pPr>
        <w:jc w:val="center"/>
        <w:rPr>
          <w:b/>
          <w:bCs/>
          <w:sz w:val="36"/>
          <w:szCs w:val="36"/>
        </w:rPr>
      </w:pPr>
      <w:r>
        <w:rPr>
          <w:b/>
          <w:bCs/>
          <w:sz w:val="36"/>
          <w:szCs w:val="36"/>
        </w:rPr>
        <w:t>Revision History</w:t>
      </w:r>
    </w:p>
    <w:tbl>
      <w:tblPr>
        <w:tblStyle w:val="3"/>
        <w:tblW w:w="8856" w:type="dxa"/>
        <w:tblInd w:w="101" w:type="dxa"/>
        <w:tblLayout w:type="fixed"/>
        <w:tblCellMar>
          <w:top w:w="0" w:type="dxa"/>
          <w:left w:w="108" w:type="dxa"/>
          <w:bottom w:w="0" w:type="dxa"/>
          <w:right w:w="108" w:type="dxa"/>
        </w:tblCellMar>
      </w:tblPr>
      <w:tblGrid>
        <w:gridCol w:w="2167"/>
        <w:gridCol w:w="1116"/>
        <w:gridCol w:w="3435"/>
        <w:gridCol w:w="2138"/>
      </w:tblGrid>
      <w:tr w14:paraId="55C5F3D4">
        <w:tblPrEx>
          <w:tblCellMar>
            <w:top w:w="0" w:type="dxa"/>
            <w:left w:w="108" w:type="dxa"/>
            <w:bottom w:w="0" w:type="dxa"/>
            <w:right w:w="108" w:type="dxa"/>
          </w:tblCellMar>
        </w:tblPrEx>
        <w:trPr>
          <w:del w:id="32" w:author="Usama Ahmad" w:date="2024-01-14T19:29:00Z"/>
        </w:trPr>
        <w:tc>
          <w:tcPr>
            <w:tcW w:w="2166" w:type="dxa"/>
            <w:tcBorders>
              <w:top w:val="single" w:color="000000" w:sz="6" w:space="0"/>
              <w:left w:val="single" w:color="000000" w:sz="6" w:space="0"/>
              <w:bottom w:val="single" w:color="000000" w:sz="6" w:space="0"/>
              <w:right w:val="single" w:color="000000" w:sz="6" w:space="0"/>
            </w:tcBorders>
          </w:tcPr>
          <w:p w14:paraId="25EBEECE">
            <w:pPr>
              <w:pStyle w:val="20"/>
              <w:jc w:val="center"/>
              <w:rPr>
                <w:del w:id="33" w:author="Usama Ahmad" w:date="2024-01-14T19:29:00Z"/>
                <w:b/>
                <w:bCs/>
              </w:rPr>
            </w:pPr>
            <w:del w:id="34" w:author="Usama Ahmad" w:date="2024-01-14T19:29:00Z">
              <w:r>
                <w:rPr>
                  <w:b/>
                  <w:bCs/>
                </w:rPr>
                <w:delText>Date (dd/mm/yyyy)</w:delText>
              </w:r>
            </w:del>
          </w:p>
        </w:tc>
        <w:tc>
          <w:tcPr>
            <w:tcW w:w="1116" w:type="dxa"/>
            <w:tcBorders>
              <w:top w:val="single" w:color="000000" w:sz="6" w:space="0"/>
              <w:bottom w:val="single" w:color="000000" w:sz="6" w:space="0"/>
              <w:right w:val="single" w:color="000000" w:sz="6" w:space="0"/>
            </w:tcBorders>
          </w:tcPr>
          <w:p w14:paraId="64ADDD6A">
            <w:pPr>
              <w:pStyle w:val="20"/>
              <w:jc w:val="center"/>
              <w:rPr>
                <w:del w:id="35" w:author="Usama Ahmad" w:date="2024-01-14T19:29:00Z"/>
                <w:b/>
                <w:bCs/>
              </w:rPr>
            </w:pPr>
            <w:del w:id="36" w:author="Usama Ahmad" w:date="2024-01-14T19:29:00Z">
              <w:r>
                <w:rPr>
                  <w:b/>
                  <w:bCs/>
                </w:rPr>
                <w:delText>Version</w:delText>
              </w:r>
            </w:del>
          </w:p>
        </w:tc>
        <w:tc>
          <w:tcPr>
            <w:tcW w:w="3435" w:type="dxa"/>
            <w:tcBorders>
              <w:top w:val="single" w:color="000000" w:sz="6" w:space="0"/>
              <w:bottom w:val="single" w:color="000000" w:sz="6" w:space="0"/>
              <w:right w:val="single" w:color="000000" w:sz="6" w:space="0"/>
            </w:tcBorders>
          </w:tcPr>
          <w:p w14:paraId="4DAEF4B2">
            <w:pPr>
              <w:pStyle w:val="20"/>
              <w:jc w:val="center"/>
              <w:rPr>
                <w:del w:id="37" w:author="Usama Ahmad" w:date="2024-01-14T19:29:00Z"/>
                <w:b/>
                <w:bCs/>
              </w:rPr>
            </w:pPr>
            <w:del w:id="38" w:author="Usama Ahmad" w:date="2024-01-14T19:29:00Z">
              <w:r>
                <w:rPr>
                  <w:b/>
                  <w:bCs/>
                </w:rPr>
                <w:delText>Description</w:delText>
              </w:r>
            </w:del>
          </w:p>
        </w:tc>
        <w:tc>
          <w:tcPr>
            <w:tcW w:w="2138" w:type="dxa"/>
            <w:tcBorders>
              <w:top w:val="single" w:color="000000" w:sz="6" w:space="0"/>
              <w:bottom w:val="single" w:color="000000" w:sz="6" w:space="0"/>
              <w:right w:val="single" w:color="000000" w:sz="6" w:space="0"/>
            </w:tcBorders>
          </w:tcPr>
          <w:p w14:paraId="2F59F947">
            <w:pPr>
              <w:pStyle w:val="20"/>
              <w:jc w:val="center"/>
              <w:rPr>
                <w:del w:id="39" w:author="Usama Ahmad" w:date="2024-01-14T19:29:00Z"/>
                <w:b/>
                <w:bCs/>
              </w:rPr>
            </w:pPr>
            <w:del w:id="40" w:author="Usama Ahmad" w:date="2024-01-14T19:29:00Z">
              <w:r>
                <w:rPr>
                  <w:b/>
                  <w:bCs/>
                </w:rPr>
                <w:delText>Author</w:delText>
              </w:r>
            </w:del>
          </w:p>
        </w:tc>
      </w:tr>
      <w:tr w14:paraId="4C289C6B">
        <w:tblPrEx>
          <w:tblCellMar>
            <w:top w:w="0" w:type="dxa"/>
            <w:left w:w="108" w:type="dxa"/>
            <w:bottom w:w="0" w:type="dxa"/>
            <w:right w:w="108" w:type="dxa"/>
          </w:tblCellMar>
        </w:tblPrEx>
        <w:trPr>
          <w:del w:id="41" w:author="Usama Ahmad" w:date="2024-01-14T19:29:00Z"/>
        </w:trPr>
        <w:tc>
          <w:tcPr>
            <w:tcW w:w="2166" w:type="dxa"/>
            <w:tcBorders>
              <w:left w:val="single" w:color="000000" w:sz="6" w:space="0"/>
              <w:right w:val="single" w:color="000000" w:sz="6" w:space="0"/>
            </w:tcBorders>
          </w:tcPr>
          <w:p w14:paraId="79B7EF07">
            <w:pPr>
              <w:pStyle w:val="20"/>
              <w:rPr>
                <w:del w:id="42" w:author="Usama Ahmad" w:date="2024-01-14T19:29:00Z"/>
                <w:rFonts w:ascii="Arial" w:hAnsi="Arial" w:cs="Arial"/>
              </w:rPr>
            </w:pPr>
            <w:del w:id="43" w:author="Usama Ahmad" w:date="2024-01-14T19:29:00Z">
              <w:r>
                <w:rPr>
                  <w:rFonts w:ascii="Arial" w:hAnsi="Arial" w:cs="Arial"/>
                </w:rPr>
                <w:delText>Current date</w:delText>
              </w:r>
            </w:del>
          </w:p>
        </w:tc>
        <w:tc>
          <w:tcPr>
            <w:tcW w:w="1116" w:type="dxa"/>
            <w:tcBorders>
              <w:right w:val="single" w:color="000000" w:sz="6" w:space="0"/>
            </w:tcBorders>
          </w:tcPr>
          <w:p w14:paraId="6AF9A2B6">
            <w:pPr>
              <w:pStyle w:val="20"/>
              <w:rPr>
                <w:del w:id="44" w:author="Usama Ahmad" w:date="2024-01-14T19:29:00Z"/>
                <w:rFonts w:ascii="Arial" w:hAnsi="Arial" w:cs="Arial"/>
              </w:rPr>
            </w:pPr>
            <w:del w:id="45" w:author="Usama Ahmad" w:date="2024-01-14T19:29:00Z">
              <w:r>
                <w:rPr>
                  <w:rFonts w:ascii="Arial" w:hAnsi="Arial" w:cs="Arial"/>
                </w:rPr>
                <w:delText>1.0</w:delText>
              </w:r>
            </w:del>
          </w:p>
        </w:tc>
        <w:tc>
          <w:tcPr>
            <w:tcW w:w="3435" w:type="dxa"/>
            <w:tcBorders>
              <w:right w:val="single" w:color="000000" w:sz="6" w:space="0"/>
            </w:tcBorders>
          </w:tcPr>
          <w:p w14:paraId="34259992">
            <w:pPr>
              <w:pStyle w:val="20"/>
              <w:rPr>
                <w:del w:id="46" w:author="Usama Ahmad" w:date="2024-01-14T19:29:00Z"/>
                <w:rFonts w:ascii="Arial" w:hAnsi="Arial" w:cs="Arial"/>
              </w:rPr>
            </w:pPr>
            <w:del w:id="47" w:author="Usama Ahmad" w:date="2024-01-14T19:29:00Z">
              <w:r>
                <w:rPr>
                  <w:rFonts w:ascii="Arial" w:hAnsi="Arial" w:cs="Arial"/>
                </w:rPr>
                <w:delText>Introduction of the project</w:delText>
              </w:r>
            </w:del>
          </w:p>
        </w:tc>
        <w:tc>
          <w:tcPr>
            <w:tcW w:w="2138" w:type="dxa"/>
            <w:tcBorders>
              <w:right w:val="single" w:color="000000" w:sz="6" w:space="0"/>
            </w:tcBorders>
          </w:tcPr>
          <w:p w14:paraId="5BDDA982">
            <w:pPr>
              <w:pStyle w:val="20"/>
              <w:rPr>
                <w:del w:id="48" w:author="Usama Ahmad" w:date="2024-01-14T19:29:00Z"/>
                <w:rFonts w:ascii="Arial" w:hAnsi="Arial" w:cs="Arial"/>
              </w:rPr>
            </w:pPr>
            <w:del w:id="49" w:author="Usama Ahmad" w:date="2024-01-14T19:29:00Z">
              <w:r>
                <w:rPr>
                  <w:rFonts w:ascii="Arial" w:hAnsi="Arial" w:cs="Arial"/>
                </w:rPr>
                <w:delText>Write student(s) id</w:delText>
              </w:r>
            </w:del>
          </w:p>
        </w:tc>
      </w:tr>
      <w:tr w14:paraId="2AF8E09F">
        <w:tblPrEx>
          <w:tblCellMar>
            <w:top w:w="0" w:type="dxa"/>
            <w:left w:w="108" w:type="dxa"/>
            <w:bottom w:w="0" w:type="dxa"/>
            <w:right w:w="108" w:type="dxa"/>
          </w:tblCellMar>
        </w:tblPrEx>
        <w:trPr>
          <w:del w:id="50" w:author="Usama Ahmad" w:date="2024-01-14T19:29:00Z"/>
        </w:trPr>
        <w:tc>
          <w:tcPr>
            <w:tcW w:w="2166" w:type="dxa"/>
            <w:tcBorders>
              <w:left w:val="single" w:color="000000" w:sz="6" w:space="0"/>
              <w:right w:val="single" w:color="000000" w:sz="6" w:space="0"/>
            </w:tcBorders>
          </w:tcPr>
          <w:p w14:paraId="2A3EC758">
            <w:pPr>
              <w:pStyle w:val="20"/>
              <w:rPr>
                <w:del w:id="51" w:author="Usama Ahmad" w:date="2024-01-14T19:29:00Z"/>
                <w:bCs/>
              </w:rPr>
            </w:pPr>
          </w:p>
        </w:tc>
        <w:tc>
          <w:tcPr>
            <w:tcW w:w="1116" w:type="dxa"/>
            <w:tcBorders>
              <w:right w:val="single" w:color="000000" w:sz="6" w:space="0"/>
            </w:tcBorders>
          </w:tcPr>
          <w:p w14:paraId="56FDF4E6">
            <w:pPr>
              <w:pStyle w:val="20"/>
              <w:rPr>
                <w:del w:id="52" w:author="Usama Ahmad" w:date="2024-01-14T19:29:00Z"/>
                <w:bCs/>
              </w:rPr>
            </w:pPr>
          </w:p>
        </w:tc>
        <w:tc>
          <w:tcPr>
            <w:tcW w:w="3435" w:type="dxa"/>
            <w:tcBorders>
              <w:right w:val="single" w:color="000000" w:sz="6" w:space="0"/>
            </w:tcBorders>
          </w:tcPr>
          <w:p w14:paraId="565CB8DF">
            <w:pPr>
              <w:pStyle w:val="20"/>
              <w:jc w:val="both"/>
              <w:rPr>
                <w:del w:id="53" w:author="Usama Ahmad" w:date="2024-01-14T19:29:00Z"/>
                <w:bCs/>
              </w:rPr>
            </w:pPr>
          </w:p>
        </w:tc>
        <w:tc>
          <w:tcPr>
            <w:tcW w:w="2138" w:type="dxa"/>
            <w:tcBorders>
              <w:right w:val="single" w:color="000000" w:sz="6" w:space="0"/>
            </w:tcBorders>
          </w:tcPr>
          <w:p w14:paraId="4FDC9030">
            <w:pPr>
              <w:pStyle w:val="20"/>
              <w:rPr>
                <w:del w:id="54" w:author="Usama Ahmad" w:date="2024-01-14T19:29:00Z"/>
                <w:bCs/>
              </w:rPr>
            </w:pPr>
          </w:p>
        </w:tc>
      </w:tr>
      <w:tr w14:paraId="685F43C5">
        <w:tblPrEx>
          <w:tblCellMar>
            <w:top w:w="0" w:type="dxa"/>
            <w:left w:w="108" w:type="dxa"/>
            <w:bottom w:w="0" w:type="dxa"/>
            <w:right w:w="108" w:type="dxa"/>
          </w:tblCellMar>
        </w:tblPrEx>
        <w:trPr>
          <w:del w:id="55" w:author="Usama Ahmad" w:date="2024-01-14T19:29:00Z"/>
        </w:trPr>
        <w:tc>
          <w:tcPr>
            <w:tcW w:w="2166" w:type="dxa"/>
            <w:tcBorders>
              <w:left w:val="single" w:color="000000" w:sz="6" w:space="0"/>
              <w:right w:val="single" w:color="000000" w:sz="6" w:space="0"/>
            </w:tcBorders>
          </w:tcPr>
          <w:p w14:paraId="3D9E55BE">
            <w:pPr>
              <w:pStyle w:val="20"/>
              <w:rPr>
                <w:del w:id="56" w:author="Usama Ahmad" w:date="2024-01-14T19:29:00Z"/>
                <w:bCs/>
              </w:rPr>
            </w:pPr>
          </w:p>
        </w:tc>
        <w:tc>
          <w:tcPr>
            <w:tcW w:w="1116" w:type="dxa"/>
            <w:tcBorders>
              <w:right w:val="single" w:color="000000" w:sz="6" w:space="0"/>
            </w:tcBorders>
          </w:tcPr>
          <w:p w14:paraId="14B6AB3A">
            <w:pPr>
              <w:pStyle w:val="20"/>
              <w:rPr>
                <w:del w:id="57" w:author="Usama Ahmad" w:date="2024-01-14T19:29:00Z"/>
                <w:bCs/>
              </w:rPr>
            </w:pPr>
          </w:p>
        </w:tc>
        <w:tc>
          <w:tcPr>
            <w:tcW w:w="3435" w:type="dxa"/>
            <w:tcBorders>
              <w:right w:val="single" w:color="000000" w:sz="6" w:space="0"/>
            </w:tcBorders>
          </w:tcPr>
          <w:p w14:paraId="679A6564">
            <w:pPr>
              <w:pStyle w:val="20"/>
              <w:jc w:val="both"/>
              <w:rPr>
                <w:del w:id="58" w:author="Usama Ahmad" w:date="2024-01-14T19:29:00Z"/>
                <w:bCs/>
              </w:rPr>
            </w:pPr>
          </w:p>
        </w:tc>
        <w:tc>
          <w:tcPr>
            <w:tcW w:w="2138" w:type="dxa"/>
            <w:tcBorders>
              <w:right w:val="single" w:color="000000" w:sz="6" w:space="0"/>
            </w:tcBorders>
          </w:tcPr>
          <w:p w14:paraId="3E83A5F2">
            <w:pPr>
              <w:pStyle w:val="20"/>
              <w:rPr>
                <w:del w:id="59" w:author="Usama Ahmad" w:date="2024-01-14T19:29:00Z"/>
                <w:bCs/>
              </w:rPr>
            </w:pPr>
          </w:p>
        </w:tc>
      </w:tr>
      <w:tr w14:paraId="436074FE">
        <w:tblPrEx>
          <w:tblCellMar>
            <w:top w:w="0" w:type="dxa"/>
            <w:left w:w="108" w:type="dxa"/>
            <w:bottom w:w="0" w:type="dxa"/>
            <w:right w:w="108" w:type="dxa"/>
          </w:tblCellMar>
        </w:tblPrEx>
        <w:trPr>
          <w:del w:id="60" w:author="Usama Ahmad" w:date="2024-01-14T19:29:00Z"/>
        </w:trPr>
        <w:tc>
          <w:tcPr>
            <w:tcW w:w="2166" w:type="dxa"/>
            <w:tcBorders>
              <w:left w:val="single" w:color="000000" w:sz="6" w:space="0"/>
              <w:bottom w:val="single" w:color="000000" w:sz="6" w:space="0"/>
              <w:right w:val="single" w:color="000000" w:sz="6" w:space="0"/>
            </w:tcBorders>
          </w:tcPr>
          <w:p w14:paraId="3CBCBF97">
            <w:pPr>
              <w:pStyle w:val="20"/>
              <w:rPr>
                <w:del w:id="61" w:author="Usama Ahmad" w:date="2024-01-14T19:29:00Z"/>
                <w:bCs/>
              </w:rPr>
            </w:pPr>
          </w:p>
        </w:tc>
        <w:tc>
          <w:tcPr>
            <w:tcW w:w="1116" w:type="dxa"/>
            <w:tcBorders>
              <w:bottom w:val="single" w:color="000000" w:sz="6" w:space="0"/>
              <w:right w:val="single" w:color="000000" w:sz="6" w:space="0"/>
            </w:tcBorders>
          </w:tcPr>
          <w:p w14:paraId="3CC1C0B6">
            <w:pPr>
              <w:pStyle w:val="20"/>
              <w:rPr>
                <w:del w:id="62" w:author="Usama Ahmad" w:date="2024-01-14T19:29:00Z"/>
                <w:bCs/>
              </w:rPr>
            </w:pPr>
          </w:p>
        </w:tc>
        <w:tc>
          <w:tcPr>
            <w:tcW w:w="3435" w:type="dxa"/>
            <w:tcBorders>
              <w:bottom w:val="single" w:color="000000" w:sz="6" w:space="0"/>
              <w:right w:val="single" w:color="000000" w:sz="6" w:space="0"/>
            </w:tcBorders>
          </w:tcPr>
          <w:p w14:paraId="20993516">
            <w:pPr>
              <w:pStyle w:val="20"/>
              <w:jc w:val="both"/>
              <w:rPr>
                <w:del w:id="63" w:author="Usama Ahmad" w:date="2024-01-14T19:29:00Z"/>
                <w:bCs/>
              </w:rPr>
            </w:pPr>
          </w:p>
        </w:tc>
        <w:tc>
          <w:tcPr>
            <w:tcW w:w="2138" w:type="dxa"/>
            <w:tcBorders>
              <w:bottom w:val="single" w:color="000000" w:sz="6" w:space="0"/>
              <w:right w:val="single" w:color="000000" w:sz="6" w:space="0"/>
            </w:tcBorders>
          </w:tcPr>
          <w:p w14:paraId="1960498B">
            <w:pPr>
              <w:pStyle w:val="20"/>
              <w:rPr>
                <w:del w:id="64" w:author="Usama Ahmad" w:date="2024-01-14T19:29:00Z"/>
                <w:bCs/>
              </w:rPr>
            </w:pPr>
          </w:p>
        </w:tc>
      </w:tr>
    </w:tbl>
    <w:p w14:paraId="0877F20E"/>
    <w:p w14:paraId="0FBF5397"/>
    <w:p w14:paraId="66C33712"/>
    <w:tbl>
      <w:tblPr>
        <w:tblStyle w:val="3"/>
        <w:tblW w:w="0" w:type="auto"/>
        <w:tblInd w:w="0" w:type="dxa"/>
        <w:tblLayout w:type="autofit"/>
        <w:tblCellMar>
          <w:top w:w="0" w:type="dxa"/>
          <w:left w:w="0" w:type="dxa"/>
          <w:bottom w:w="0" w:type="dxa"/>
          <w:right w:w="0" w:type="dxa"/>
        </w:tblCellMar>
      </w:tblPr>
      <w:tblGrid>
        <w:gridCol w:w="2133"/>
        <w:gridCol w:w="1111"/>
        <w:gridCol w:w="3306"/>
        <w:gridCol w:w="2074"/>
      </w:tblGrid>
      <w:tr w14:paraId="72BD87C6">
        <w:tblPrEx>
          <w:tblCellMar>
            <w:top w:w="0" w:type="dxa"/>
            <w:left w:w="0" w:type="dxa"/>
            <w:bottom w:w="0" w:type="dxa"/>
            <w:right w:w="0" w:type="dxa"/>
          </w:tblCellMar>
        </w:tblPrEx>
        <w:trPr>
          <w:ins w:id="65" w:author="Usama Ahmad" w:date="2024-01-14T19:29:00Z"/>
        </w:trPr>
        <w:tc>
          <w:tcPr>
            <w:tcW w:w="2133"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14:paraId="7B526422">
            <w:pPr>
              <w:suppressAutoHyphens w:val="0"/>
              <w:spacing w:after="120"/>
              <w:jc w:val="center"/>
              <w:rPr>
                <w:ins w:id="66" w:author="Usama Ahmad" w:date="2024-01-14T19:29:00Z"/>
                <w:b/>
                <w:bCs/>
              </w:rPr>
            </w:pPr>
            <w:ins w:id="67" w:author="Usama Ahmad" w:date="2024-01-14T19:29:00Z">
              <w:r>
                <w:rPr/>
                <w:t>Date (dd/mm/</w:t>
              </w:r>
            </w:ins>
            <w:ins w:id="68" w:author="Usama Ahmad" w:date="2024-01-15T17:29:00Z">
              <w:r>
                <w:rPr/>
                <w:t>yyyy</w:t>
              </w:r>
            </w:ins>
            <w:ins w:id="69" w:author="Usama Ahmad" w:date="2024-01-14T19:29:00Z">
              <w:r>
                <w:rPr/>
                <w:t>)</w:t>
              </w:r>
            </w:ins>
          </w:p>
        </w:tc>
        <w:tc>
          <w:tcPr>
            <w:tcW w:w="1111"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7A25AE70">
            <w:pPr>
              <w:suppressAutoHyphens w:val="0"/>
              <w:spacing w:after="120"/>
              <w:jc w:val="center"/>
              <w:rPr>
                <w:ins w:id="70" w:author="Usama Ahmad" w:date="2024-01-14T19:29:00Z"/>
                <w:b/>
                <w:bCs/>
              </w:rPr>
            </w:pPr>
            <w:ins w:id="71" w:author="Usama Ahmad" w:date="2024-01-14T19:29:00Z">
              <w:r>
                <w:rPr/>
                <w:t>Version</w:t>
              </w:r>
            </w:ins>
          </w:p>
        </w:tc>
        <w:tc>
          <w:tcPr>
            <w:tcW w:w="3306"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326FDA7C">
            <w:pPr>
              <w:suppressAutoHyphens w:val="0"/>
              <w:spacing w:after="120"/>
              <w:jc w:val="center"/>
              <w:rPr>
                <w:ins w:id="72" w:author="Usama Ahmad" w:date="2024-01-14T19:29:00Z"/>
                <w:b/>
                <w:bCs/>
              </w:rPr>
            </w:pPr>
            <w:ins w:id="73" w:author="Usama Ahmad" w:date="2024-01-14T19:29:00Z">
              <w:r>
                <w:rPr/>
                <w:t>Description</w:t>
              </w:r>
            </w:ins>
          </w:p>
        </w:tc>
        <w:tc>
          <w:tcPr>
            <w:tcW w:w="2074"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3248DB36">
            <w:pPr>
              <w:suppressAutoHyphens w:val="0"/>
              <w:spacing w:after="120"/>
              <w:jc w:val="center"/>
              <w:rPr>
                <w:ins w:id="74" w:author="Usama Ahmad" w:date="2024-01-14T19:29:00Z"/>
                <w:b/>
                <w:bCs/>
              </w:rPr>
            </w:pPr>
            <w:ins w:id="75" w:author="Usama Ahmad" w:date="2024-01-14T19:29:00Z">
              <w:r>
                <w:rPr/>
                <w:t>Author</w:t>
              </w:r>
            </w:ins>
          </w:p>
        </w:tc>
      </w:tr>
      <w:tr w14:paraId="11506B95">
        <w:tblPrEx>
          <w:tblCellMar>
            <w:top w:w="0" w:type="dxa"/>
            <w:left w:w="0" w:type="dxa"/>
            <w:bottom w:w="0" w:type="dxa"/>
            <w:right w:w="0" w:type="dxa"/>
          </w:tblCellMar>
        </w:tblPrEx>
        <w:trPr>
          <w:ins w:id="76" w:author="Usama Ahmad" w:date="2024-01-14T19:29:00Z"/>
        </w:trPr>
        <w:tc>
          <w:tcPr>
            <w:tcW w:w="2133" w:type="dxa"/>
            <w:tcBorders>
              <w:top w:val="nil"/>
              <w:left w:val="single" w:color="auto" w:sz="6" w:space="0"/>
              <w:bottom w:val="nil"/>
              <w:right w:val="single" w:color="auto" w:sz="6" w:space="0"/>
            </w:tcBorders>
            <w:tcMar>
              <w:top w:w="0" w:type="dxa"/>
              <w:left w:w="108" w:type="dxa"/>
              <w:bottom w:w="0" w:type="dxa"/>
              <w:right w:w="108" w:type="dxa"/>
            </w:tcMar>
          </w:tcPr>
          <w:p w14:paraId="71D3D4A7">
            <w:pPr>
              <w:suppressAutoHyphens w:val="0"/>
              <w:spacing w:after="120" w:line="240" w:lineRule="atLeast"/>
              <w:rPr>
                <w:ins w:id="77" w:author="Usama Ahmad" w:date="2024-01-14T19:29:00Z"/>
              </w:rPr>
            </w:pPr>
            <w:ins w:id="78" w:author="Usama Ahmad" w:date="2024-01-14T19:29:00Z">
              <w:r>
                <w:rPr/>
                <w:t>1</w:t>
              </w:r>
            </w:ins>
            <w:ins w:id="79" w:author="Usama Ahmad" w:date="2024-01-18T20:12:00Z">
              <w:r>
                <w:rPr/>
                <w:t>8</w:t>
              </w:r>
            </w:ins>
            <w:ins w:id="80" w:author="Usama Ahmad" w:date="2024-01-14T19:29:00Z">
              <w:r>
                <w:rPr/>
                <w:t>//01/2024</w:t>
              </w:r>
            </w:ins>
          </w:p>
        </w:tc>
        <w:tc>
          <w:tcPr>
            <w:tcW w:w="1111" w:type="dxa"/>
            <w:tcBorders>
              <w:top w:val="nil"/>
              <w:left w:val="nil"/>
              <w:bottom w:val="nil"/>
              <w:right w:val="single" w:color="auto" w:sz="6" w:space="0"/>
            </w:tcBorders>
            <w:tcMar>
              <w:top w:w="0" w:type="dxa"/>
              <w:left w:w="108" w:type="dxa"/>
              <w:bottom w:w="0" w:type="dxa"/>
              <w:right w:w="108" w:type="dxa"/>
            </w:tcMar>
          </w:tcPr>
          <w:p w14:paraId="56C4DF41">
            <w:pPr>
              <w:suppressAutoHyphens w:val="0"/>
              <w:spacing w:after="120" w:line="240" w:lineRule="atLeast"/>
              <w:rPr>
                <w:ins w:id="81" w:author="Usama Ahmad" w:date="2024-01-14T19:29:00Z"/>
              </w:rPr>
            </w:pPr>
            <w:ins w:id="82" w:author="Usama Ahmad" w:date="2024-01-14T19:29:00Z">
              <w:r>
                <w:rPr/>
                <w:t>1.</w:t>
              </w:r>
            </w:ins>
            <w:ins w:id="83" w:author="Usama Ahmad" w:date="2024-01-18T12:23:00Z">
              <w:r>
                <w:rPr/>
                <w:t>1</w:t>
              </w:r>
            </w:ins>
          </w:p>
        </w:tc>
        <w:tc>
          <w:tcPr>
            <w:tcW w:w="3306" w:type="dxa"/>
            <w:tcBorders>
              <w:top w:val="nil"/>
              <w:left w:val="nil"/>
              <w:bottom w:val="nil"/>
              <w:right w:val="single" w:color="auto" w:sz="6" w:space="0"/>
            </w:tcBorders>
            <w:tcMar>
              <w:top w:w="0" w:type="dxa"/>
              <w:left w:w="108" w:type="dxa"/>
              <w:bottom w:w="0" w:type="dxa"/>
              <w:right w:w="108" w:type="dxa"/>
            </w:tcMar>
          </w:tcPr>
          <w:p w14:paraId="300D8DE3">
            <w:pPr>
              <w:suppressAutoHyphens w:val="0"/>
              <w:spacing w:after="120" w:line="240" w:lineRule="atLeast"/>
              <w:rPr>
                <w:ins w:id="84" w:author="Usama Ahmad" w:date="2024-01-14T19:29:00Z"/>
              </w:rPr>
            </w:pPr>
            <w:ins w:id="85" w:author="Usama Ahmad" w:date="2024-01-14T19:29:00Z">
              <w:r>
                <w:rPr/>
                <w:t>This IoT-based project aims to develop a smart water management system that automates the monitoring, filling, and pump operation process of a home water tank. The system utilizes sensors to continuously monitor the water level and automatically start and stop the water pump based on predefined thresholds. A companion mobile app allows users to monitor the current water level and manually control the pump.</w:t>
              </w:r>
            </w:ins>
          </w:p>
        </w:tc>
        <w:tc>
          <w:tcPr>
            <w:tcW w:w="2074" w:type="dxa"/>
            <w:tcBorders>
              <w:top w:val="nil"/>
              <w:left w:val="nil"/>
              <w:bottom w:val="nil"/>
              <w:right w:val="single" w:color="auto" w:sz="6" w:space="0"/>
            </w:tcBorders>
            <w:tcMar>
              <w:top w:w="0" w:type="dxa"/>
              <w:left w:w="108" w:type="dxa"/>
              <w:bottom w:w="0" w:type="dxa"/>
              <w:right w:w="108" w:type="dxa"/>
            </w:tcMar>
          </w:tcPr>
          <w:p w14:paraId="729C52BF">
            <w:pPr>
              <w:suppressAutoHyphens w:val="0"/>
              <w:spacing w:after="120" w:line="240" w:lineRule="atLeast"/>
              <w:rPr>
                <w:ins w:id="86" w:author="Usama Ahmad" w:date="2024-01-14T19:29:00Z"/>
              </w:rPr>
            </w:pPr>
            <w:ins w:id="87" w:author="Usama Ahmad" w:date="2024-01-14T19:29:00Z">
              <w:r>
                <w:rPr/>
                <w:t>BC200406015</w:t>
              </w:r>
            </w:ins>
          </w:p>
        </w:tc>
      </w:tr>
      <w:tr w14:paraId="0AD62E63">
        <w:tblPrEx>
          <w:tblCellMar>
            <w:top w:w="0" w:type="dxa"/>
            <w:left w:w="0" w:type="dxa"/>
            <w:bottom w:w="0" w:type="dxa"/>
            <w:right w:w="0" w:type="dxa"/>
          </w:tblCellMar>
        </w:tblPrEx>
        <w:trPr>
          <w:ins w:id="88" w:author="Usama Ahmad" w:date="2024-01-14T19:29:00Z"/>
        </w:trPr>
        <w:tc>
          <w:tcPr>
            <w:tcW w:w="2133" w:type="dxa"/>
            <w:tcBorders>
              <w:top w:val="nil"/>
              <w:left w:val="single" w:color="auto" w:sz="6" w:space="0"/>
              <w:bottom w:val="nil"/>
              <w:right w:val="single" w:color="auto" w:sz="6" w:space="0"/>
            </w:tcBorders>
            <w:tcMar>
              <w:top w:w="0" w:type="dxa"/>
              <w:left w:w="108" w:type="dxa"/>
              <w:bottom w:w="0" w:type="dxa"/>
              <w:right w:w="108" w:type="dxa"/>
            </w:tcMar>
          </w:tcPr>
          <w:p w14:paraId="0DEC4A04">
            <w:pPr>
              <w:suppressAutoHyphens w:val="0"/>
              <w:spacing w:after="120" w:line="240" w:lineRule="atLeast"/>
              <w:rPr>
                <w:ins w:id="89" w:author="Usama Ahmad" w:date="2024-01-14T19:29:00Z"/>
                <w:bCs/>
              </w:rPr>
            </w:pPr>
          </w:p>
        </w:tc>
        <w:tc>
          <w:tcPr>
            <w:tcW w:w="1111" w:type="dxa"/>
            <w:tcBorders>
              <w:top w:val="nil"/>
              <w:left w:val="nil"/>
              <w:bottom w:val="nil"/>
              <w:right w:val="single" w:color="auto" w:sz="6" w:space="0"/>
            </w:tcBorders>
            <w:tcMar>
              <w:top w:w="0" w:type="dxa"/>
              <w:left w:w="108" w:type="dxa"/>
              <w:bottom w:w="0" w:type="dxa"/>
              <w:right w:w="108" w:type="dxa"/>
            </w:tcMar>
          </w:tcPr>
          <w:p w14:paraId="46731EC4">
            <w:pPr>
              <w:suppressAutoHyphens w:val="0"/>
              <w:spacing w:after="120" w:line="240" w:lineRule="atLeast"/>
              <w:rPr>
                <w:ins w:id="90" w:author="Usama Ahmad" w:date="2024-01-14T19:29:00Z"/>
                <w:bCs/>
              </w:rPr>
            </w:pPr>
          </w:p>
        </w:tc>
        <w:tc>
          <w:tcPr>
            <w:tcW w:w="3306" w:type="dxa"/>
            <w:tcBorders>
              <w:top w:val="nil"/>
              <w:left w:val="nil"/>
              <w:bottom w:val="nil"/>
              <w:right w:val="single" w:color="auto" w:sz="6" w:space="0"/>
            </w:tcBorders>
            <w:tcMar>
              <w:top w:w="0" w:type="dxa"/>
              <w:left w:w="108" w:type="dxa"/>
              <w:bottom w:w="0" w:type="dxa"/>
              <w:right w:w="108" w:type="dxa"/>
            </w:tcMar>
          </w:tcPr>
          <w:p w14:paraId="15842C27">
            <w:pPr>
              <w:suppressAutoHyphens w:val="0"/>
              <w:spacing w:after="120" w:line="240" w:lineRule="atLeast"/>
              <w:jc w:val="both"/>
              <w:rPr>
                <w:ins w:id="91" w:author="Usama Ahmad" w:date="2024-01-14T19:29:00Z"/>
                <w:bCs/>
              </w:rPr>
            </w:pPr>
          </w:p>
        </w:tc>
        <w:tc>
          <w:tcPr>
            <w:tcW w:w="2074" w:type="dxa"/>
            <w:tcBorders>
              <w:top w:val="nil"/>
              <w:left w:val="nil"/>
              <w:bottom w:val="nil"/>
              <w:right w:val="single" w:color="auto" w:sz="6" w:space="0"/>
            </w:tcBorders>
            <w:tcMar>
              <w:top w:w="0" w:type="dxa"/>
              <w:left w:w="108" w:type="dxa"/>
              <w:bottom w:w="0" w:type="dxa"/>
              <w:right w:w="108" w:type="dxa"/>
            </w:tcMar>
          </w:tcPr>
          <w:p w14:paraId="64A0E1B6">
            <w:pPr>
              <w:suppressAutoHyphens w:val="0"/>
              <w:spacing w:after="120" w:line="240" w:lineRule="atLeast"/>
              <w:rPr>
                <w:ins w:id="92" w:author="Usama Ahmad" w:date="2024-01-14T19:29:00Z"/>
                <w:bCs/>
              </w:rPr>
            </w:pPr>
          </w:p>
        </w:tc>
      </w:tr>
      <w:tr w14:paraId="03B665D9">
        <w:tblPrEx>
          <w:tblCellMar>
            <w:top w:w="0" w:type="dxa"/>
            <w:left w:w="0" w:type="dxa"/>
            <w:bottom w:w="0" w:type="dxa"/>
            <w:right w:w="0" w:type="dxa"/>
          </w:tblCellMar>
        </w:tblPrEx>
        <w:trPr>
          <w:ins w:id="93" w:author="Usama Ahmad" w:date="2024-01-14T19:29:00Z"/>
        </w:trPr>
        <w:tc>
          <w:tcPr>
            <w:tcW w:w="2133" w:type="dxa"/>
            <w:tcBorders>
              <w:top w:val="nil"/>
              <w:left w:val="single" w:color="auto" w:sz="6" w:space="0"/>
              <w:bottom w:val="nil"/>
              <w:right w:val="single" w:color="auto" w:sz="6" w:space="0"/>
            </w:tcBorders>
            <w:tcMar>
              <w:top w:w="0" w:type="dxa"/>
              <w:left w:w="108" w:type="dxa"/>
              <w:bottom w:w="0" w:type="dxa"/>
              <w:right w:w="108" w:type="dxa"/>
            </w:tcMar>
          </w:tcPr>
          <w:p w14:paraId="037C7541">
            <w:pPr>
              <w:suppressAutoHyphens w:val="0"/>
              <w:spacing w:after="120" w:line="240" w:lineRule="atLeast"/>
              <w:rPr>
                <w:ins w:id="94" w:author="Usama Ahmad" w:date="2024-01-14T19:29:00Z"/>
                <w:bCs/>
              </w:rPr>
            </w:pPr>
          </w:p>
        </w:tc>
        <w:tc>
          <w:tcPr>
            <w:tcW w:w="1111" w:type="dxa"/>
            <w:tcBorders>
              <w:top w:val="nil"/>
              <w:left w:val="nil"/>
              <w:bottom w:val="nil"/>
              <w:right w:val="single" w:color="auto" w:sz="6" w:space="0"/>
            </w:tcBorders>
            <w:tcMar>
              <w:top w:w="0" w:type="dxa"/>
              <w:left w:w="108" w:type="dxa"/>
              <w:bottom w:w="0" w:type="dxa"/>
              <w:right w:w="108" w:type="dxa"/>
            </w:tcMar>
          </w:tcPr>
          <w:p w14:paraId="37A2387B">
            <w:pPr>
              <w:suppressAutoHyphens w:val="0"/>
              <w:spacing w:after="120" w:line="240" w:lineRule="atLeast"/>
              <w:rPr>
                <w:ins w:id="95" w:author="Usama Ahmad" w:date="2024-01-14T19:29:00Z"/>
                <w:bCs/>
              </w:rPr>
            </w:pPr>
          </w:p>
        </w:tc>
        <w:tc>
          <w:tcPr>
            <w:tcW w:w="3306" w:type="dxa"/>
            <w:tcBorders>
              <w:top w:val="nil"/>
              <w:left w:val="nil"/>
              <w:bottom w:val="nil"/>
              <w:right w:val="single" w:color="auto" w:sz="6" w:space="0"/>
            </w:tcBorders>
            <w:tcMar>
              <w:top w:w="0" w:type="dxa"/>
              <w:left w:w="108" w:type="dxa"/>
              <w:bottom w:w="0" w:type="dxa"/>
              <w:right w:w="108" w:type="dxa"/>
            </w:tcMar>
          </w:tcPr>
          <w:p w14:paraId="344878B8">
            <w:pPr>
              <w:suppressAutoHyphens w:val="0"/>
              <w:spacing w:after="120" w:line="240" w:lineRule="atLeast"/>
              <w:jc w:val="both"/>
              <w:rPr>
                <w:ins w:id="96" w:author="Usama Ahmad" w:date="2024-01-14T19:29:00Z"/>
                <w:bCs/>
              </w:rPr>
            </w:pPr>
          </w:p>
        </w:tc>
        <w:tc>
          <w:tcPr>
            <w:tcW w:w="2074" w:type="dxa"/>
            <w:tcBorders>
              <w:top w:val="nil"/>
              <w:left w:val="nil"/>
              <w:bottom w:val="nil"/>
              <w:right w:val="single" w:color="auto" w:sz="6" w:space="0"/>
            </w:tcBorders>
            <w:tcMar>
              <w:top w:w="0" w:type="dxa"/>
              <w:left w:w="108" w:type="dxa"/>
              <w:bottom w:w="0" w:type="dxa"/>
              <w:right w:w="108" w:type="dxa"/>
            </w:tcMar>
          </w:tcPr>
          <w:p w14:paraId="045F7891">
            <w:pPr>
              <w:suppressAutoHyphens w:val="0"/>
              <w:spacing w:after="120" w:line="240" w:lineRule="atLeast"/>
              <w:rPr>
                <w:ins w:id="97" w:author="Usama Ahmad" w:date="2024-01-14T19:29:00Z"/>
                <w:bCs/>
              </w:rPr>
            </w:pPr>
          </w:p>
        </w:tc>
      </w:tr>
      <w:tr w14:paraId="6B249B91">
        <w:tblPrEx>
          <w:tblCellMar>
            <w:top w:w="0" w:type="dxa"/>
            <w:left w:w="0" w:type="dxa"/>
            <w:bottom w:w="0" w:type="dxa"/>
            <w:right w:w="0" w:type="dxa"/>
          </w:tblCellMar>
        </w:tblPrEx>
        <w:trPr>
          <w:ins w:id="98" w:author="Usama Ahmad" w:date="2024-01-14T19:29:00Z"/>
        </w:trPr>
        <w:tc>
          <w:tcPr>
            <w:tcW w:w="2133" w:type="dxa"/>
            <w:tcBorders>
              <w:top w:val="nil"/>
              <w:left w:val="single" w:color="auto" w:sz="6" w:space="0"/>
              <w:bottom w:val="single" w:color="auto" w:sz="6" w:space="0"/>
              <w:right w:val="single" w:color="auto" w:sz="6" w:space="0"/>
            </w:tcBorders>
            <w:tcMar>
              <w:top w:w="0" w:type="dxa"/>
              <w:left w:w="108" w:type="dxa"/>
              <w:bottom w:w="0" w:type="dxa"/>
              <w:right w:w="108" w:type="dxa"/>
            </w:tcMar>
          </w:tcPr>
          <w:p w14:paraId="13150AB2">
            <w:pPr>
              <w:suppressAutoHyphens w:val="0"/>
              <w:spacing w:after="120" w:line="240" w:lineRule="atLeast"/>
              <w:rPr>
                <w:ins w:id="99" w:author="Usama Ahmad" w:date="2024-01-14T19:29:00Z"/>
                <w:bCs/>
              </w:rPr>
            </w:pPr>
          </w:p>
        </w:tc>
        <w:tc>
          <w:tcPr>
            <w:tcW w:w="1111" w:type="dxa"/>
            <w:tcBorders>
              <w:top w:val="nil"/>
              <w:left w:val="nil"/>
              <w:bottom w:val="single" w:color="auto" w:sz="6" w:space="0"/>
              <w:right w:val="single" w:color="auto" w:sz="6" w:space="0"/>
            </w:tcBorders>
            <w:tcMar>
              <w:top w:w="0" w:type="dxa"/>
              <w:left w:w="108" w:type="dxa"/>
              <w:bottom w:w="0" w:type="dxa"/>
              <w:right w:w="108" w:type="dxa"/>
            </w:tcMar>
          </w:tcPr>
          <w:p w14:paraId="02DE029B">
            <w:pPr>
              <w:suppressAutoHyphens w:val="0"/>
              <w:spacing w:after="120" w:line="240" w:lineRule="atLeast"/>
              <w:rPr>
                <w:ins w:id="100" w:author="Usama Ahmad" w:date="2024-01-14T19:29:00Z"/>
                <w:bCs/>
              </w:rPr>
            </w:pPr>
          </w:p>
        </w:tc>
        <w:tc>
          <w:tcPr>
            <w:tcW w:w="3306" w:type="dxa"/>
            <w:tcBorders>
              <w:top w:val="nil"/>
              <w:left w:val="nil"/>
              <w:bottom w:val="single" w:color="auto" w:sz="6" w:space="0"/>
              <w:right w:val="single" w:color="auto" w:sz="6" w:space="0"/>
            </w:tcBorders>
            <w:tcMar>
              <w:top w:w="0" w:type="dxa"/>
              <w:left w:w="108" w:type="dxa"/>
              <w:bottom w:w="0" w:type="dxa"/>
              <w:right w:w="108" w:type="dxa"/>
            </w:tcMar>
          </w:tcPr>
          <w:p w14:paraId="15F41930">
            <w:pPr>
              <w:suppressAutoHyphens w:val="0"/>
              <w:spacing w:after="120" w:line="240" w:lineRule="atLeast"/>
              <w:jc w:val="both"/>
              <w:rPr>
                <w:ins w:id="101" w:author="Usama Ahmad" w:date="2024-01-14T19:29:00Z"/>
                <w:bCs/>
              </w:rPr>
            </w:pPr>
          </w:p>
        </w:tc>
        <w:tc>
          <w:tcPr>
            <w:tcW w:w="2074" w:type="dxa"/>
            <w:tcBorders>
              <w:top w:val="nil"/>
              <w:left w:val="nil"/>
              <w:bottom w:val="single" w:color="auto" w:sz="6" w:space="0"/>
              <w:right w:val="single" w:color="auto" w:sz="6" w:space="0"/>
            </w:tcBorders>
            <w:tcMar>
              <w:top w:w="0" w:type="dxa"/>
              <w:left w:w="108" w:type="dxa"/>
              <w:bottom w:w="0" w:type="dxa"/>
              <w:right w:w="108" w:type="dxa"/>
            </w:tcMar>
          </w:tcPr>
          <w:p w14:paraId="0DB70F2E">
            <w:pPr>
              <w:suppressAutoHyphens w:val="0"/>
              <w:spacing w:after="120" w:line="240" w:lineRule="atLeast"/>
              <w:rPr>
                <w:ins w:id="102" w:author="Usama Ahmad" w:date="2024-01-14T19:29:00Z"/>
                <w:bCs/>
              </w:rPr>
            </w:pPr>
          </w:p>
        </w:tc>
      </w:tr>
    </w:tbl>
    <w:p w14:paraId="4494B0BA"/>
    <w:p w14:paraId="706B2EB4"/>
    <w:p w14:paraId="310BF554"/>
    <w:p w14:paraId="2C309B1F"/>
    <w:p w14:paraId="659276F6"/>
    <w:p w14:paraId="428C8D02"/>
    <w:p w14:paraId="6A2C52CB"/>
    <w:p w14:paraId="30837426"/>
    <w:p w14:paraId="772226D4"/>
    <w:p w14:paraId="2A1A8569"/>
    <w:p w14:paraId="6AE5C29D"/>
    <w:p w14:paraId="768857FD"/>
    <w:p w14:paraId="5EA936B4"/>
    <w:p w14:paraId="5B3DCDAC"/>
    <w:p w14:paraId="193F82BD"/>
    <w:p w14:paraId="12634230"/>
    <w:p w14:paraId="5EFD66A3"/>
    <w:p w14:paraId="0F78BDF6"/>
    <w:p w14:paraId="45F55674"/>
    <w:p w14:paraId="20EAE736"/>
    <w:p w14:paraId="0F7F76A4"/>
    <w:p w14:paraId="216AD7B7"/>
    <w:p w14:paraId="26F474CD"/>
    <w:p w14:paraId="6B71702B"/>
    <w:p w14:paraId="15B66507"/>
    <w:p w14:paraId="70222753"/>
    <w:p w14:paraId="29085BBC"/>
    <w:p w14:paraId="4B4706A2"/>
    <w:p w14:paraId="2242D292"/>
    <w:p w14:paraId="1498D712"/>
    <w:p w14:paraId="01C3C8FD"/>
    <w:p w14:paraId="423A5849"/>
    <w:p w14:paraId="5988BB48"/>
    <w:p w14:paraId="306B1531"/>
    <w:p w14:paraId="387224F2">
      <w:pPr>
        <w:jc w:val="center"/>
        <w:rPr>
          <w:b/>
          <w:sz w:val="32"/>
          <w:u w:val="single"/>
        </w:rPr>
      </w:pPr>
      <w:commentRangeStart w:id="0"/>
      <w:r>
        <w:rPr>
          <w:b/>
          <w:sz w:val="32"/>
          <w:u w:val="single"/>
        </w:rPr>
        <w:t>Table of Contents</w:t>
      </w:r>
      <w:commentRangeEnd w:id="0"/>
      <w:r>
        <w:commentReference w:id="0"/>
      </w:r>
    </w:p>
    <w:p w14:paraId="1F3AFE2B">
      <w:pPr>
        <w:rPr>
          <w:b/>
          <w:sz w:val="32"/>
          <w:u w:val="single"/>
        </w:rPr>
      </w:pPr>
    </w:p>
    <w:p w14:paraId="6FC1CF99">
      <w:pPr>
        <w:rPr>
          <w:b/>
          <w:sz w:val="32"/>
          <w:u w:val="single"/>
        </w:rPr>
      </w:pPr>
    </w:p>
    <w:p w14:paraId="6099D8A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 xml:space="preserve">                       </w:t>
      </w:r>
    </w:p>
    <w:p w14:paraId="347D48F3">
      <w:pPr>
        <w:numPr>
          <w:ilvl w:val="0"/>
          <w:numId w:val="1"/>
        </w:numPr>
        <w:spacing w:line="600" w:lineRule="auto"/>
        <w:rPr>
          <w:sz w:val="26"/>
          <w:u w:val="single"/>
        </w:rPr>
      </w:pPr>
      <w:r>
        <w:fldChar w:fldCharType="begin"/>
      </w:r>
      <w:r>
        <w:instrText xml:space="preserve"> HYPERLINK \l "One" \h </w:instrText>
      </w:r>
      <w:r>
        <w:fldChar w:fldCharType="separate"/>
      </w:r>
      <w:r>
        <w:rPr>
          <w:rStyle w:val="11"/>
          <w:sz w:val="26"/>
        </w:rPr>
        <w:t>Introduction of Design Document</w:t>
      </w:r>
      <w:r>
        <w:rPr>
          <w:rStyle w:val="11"/>
          <w:sz w:val="26"/>
        </w:rPr>
        <w:fldChar w:fldCharType="end"/>
      </w:r>
      <w:r>
        <w:rPr>
          <w:sz w:val="26"/>
        </w:rPr>
        <w:tab/>
      </w:r>
      <w:r>
        <w:rPr>
          <w:sz w:val="26"/>
        </w:rPr>
        <w:tab/>
      </w:r>
      <w:r>
        <w:rPr>
          <w:sz w:val="26"/>
        </w:rPr>
        <w:tab/>
      </w:r>
      <w:r>
        <w:rPr>
          <w:sz w:val="26"/>
          <w:u w:val="single"/>
        </w:rPr>
        <w:t xml:space="preserve">      </w:t>
      </w:r>
    </w:p>
    <w:p w14:paraId="33E987D6">
      <w:pPr>
        <w:numPr>
          <w:ilvl w:val="0"/>
          <w:numId w:val="1"/>
        </w:numPr>
        <w:spacing w:line="600" w:lineRule="auto"/>
        <w:rPr>
          <w:sz w:val="26"/>
          <w:u w:val="single"/>
        </w:rPr>
      </w:pPr>
      <w:r>
        <w:fldChar w:fldCharType="begin"/>
      </w:r>
      <w:r>
        <w:instrText xml:space="preserve"> HYPERLINK \l "ERD" \h </w:instrText>
      </w:r>
      <w:r>
        <w:fldChar w:fldCharType="separate"/>
      </w:r>
      <w:r>
        <w:rPr>
          <w:rStyle w:val="11"/>
          <w:sz w:val="26"/>
        </w:rPr>
        <w:t>Entity Relationship Diagram (ERD)</w:t>
      </w:r>
      <w:r>
        <w:rPr>
          <w:rStyle w:val="11"/>
          <w:sz w:val="26"/>
        </w:rPr>
        <w:fldChar w:fldCharType="end"/>
      </w:r>
    </w:p>
    <w:p w14:paraId="5E9CAF5E">
      <w:pPr>
        <w:numPr>
          <w:ilvl w:val="0"/>
          <w:numId w:val="1"/>
        </w:numPr>
        <w:spacing w:line="600" w:lineRule="auto"/>
        <w:rPr>
          <w:sz w:val="26"/>
          <w:u w:val="single"/>
        </w:rPr>
      </w:pPr>
      <w:r>
        <w:fldChar w:fldCharType="begin"/>
      </w:r>
      <w:r>
        <w:instrText xml:space="preserve"> HYPERLINK \l "Six" \h </w:instrText>
      </w:r>
      <w:r>
        <w:fldChar w:fldCharType="separate"/>
      </w:r>
      <w:r>
        <w:rPr>
          <w:rStyle w:val="11"/>
          <w:sz w:val="26"/>
        </w:rPr>
        <w:t>Sequence Diagrams</w:t>
      </w:r>
      <w:r>
        <w:rPr>
          <w:rStyle w:val="11"/>
          <w:sz w:val="26"/>
        </w:rPr>
        <w:fldChar w:fldCharType="end"/>
      </w:r>
      <w:r>
        <w:rPr>
          <w:sz w:val="26"/>
          <w:u w:val="single"/>
        </w:rPr>
        <w:tab/>
      </w:r>
    </w:p>
    <w:p w14:paraId="303AA0B2">
      <w:pPr>
        <w:numPr>
          <w:ilvl w:val="0"/>
          <w:numId w:val="1"/>
        </w:numPr>
        <w:spacing w:line="600" w:lineRule="auto"/>
        <w:rPr>
          <w:sz w:val="26"/>
          <w:u w:val="single"/>
        </w:rPr>
      </w:pPr>
      <w:r>
        <w:fldChar w:fldCharType="begin"/>
      </w:r>
      <w:r>
        <w:instrText xml:space="preserve"> HYPERLINK \l "Seven" \h </w:instrText>
      </w:r>
      <w:r>
        <w:fldChar w:fldCharType="separate"/>
      </w:r>
      <w:r>
        <w:rPr>
          <w:rStyle w:val="11"/>
          <w:sz w:val="26"/>
        </w:rPr>
        <w:t>Architecture Design Diagram</w:t>
      </w:r>
      <w:r>
        <w:rPr>
          <w:rStyle w:val="11"/>
          <w:sz w:val="26"/>
        </w:rPr>
        <w:fldChar w:fldCharType="end"/>
      </w:r>
      <w:r>
        <w:rPr>
          <w:sz w:val="26"/>
        </w:rPr>
        <w:t xml:space="preserve"> </w:t>
      </w:r>
      <w:r>
        <w:rPr>
          <w:sz w:val="26"/>
        </w:rPr>
        <w:tab/>
      </w:r>
    </w:p>
    <w:p w14:paraId="15AE31C2">
      <w:pPr>
        <w:numPr>
          <w:ilvl w:val="0"/>
          <w:numId w:val="1"/>
        </w:numPr>
        <w:spacing w:line="600" w:lineRule="auto"/>
        <w:rPr>
          <w:u w:val="single"/>
        </w:rPr>
      </w:pPr>
      <w:r>
        <w:fldChar w:fldCharType="begin"/>
      </w:r>
      <w:r>
        <w:instrText xml:space="preserve"> HYPERLINK \l "class" \h </w:instrText>
      </w:r>
      <w:r>
        <w:fldChar w:fldCharType="separate"/>
      </w:r>
      <w:del w:id="103" w:author="Israr Ullah" w:date="2023-12-15T10:03:00Z">
        <w:r>
          <w:rPr>
            <w:rStyle w:val="11"/>
          </w:rPr>
          <w:delText>Class Diagram</w:delText>
        </w:r>
      </w:del>
      <w:del w:id="104" w:author="Israr Ullah" w:date="2023-12-15T10:03:00Z">
        <w:r>
          <w:rPr>
            <w:rStyle w:val="11"/>
          </w:rPr>
          <w:tab/>
        </w:r>
      </w:del>
      <w:r>
        <w:rPr>
          <w:rStyle w:val="11"/>
        </w:rPr>
        <w:fldChar w:fldCharType="end"/>
      </w:r>
      <w:ins w:id="105" w:author="Israr Ullah" w:date="2023-12-15T10:07:00Z">
        <w:r>
          <w:rPr>
            <w:rStyle w:val="11"/>
          </w:rPr>
          <w:t xml:space="preserve"> System State </w:t>
        </w:r>
        <w:commentRangeStart w:id="1"/>
        <w:r>
          <w:rPr>
            <w:rStyle w:val="11"/>
          </w:rPr>
          <w:t>Machine</w:t>
        </w:r>
        <w:commentRangeEnd w:id="1"/>
      </w:ins>
      <w:r>
        <w:commentReference w:id="1"/>
      </w:r>
      <w:r>
        <w:tab/>
      </w:r>
      <w:r>
        <w:tab/>
      </w:r>
      <w:r>
        <w:tab/>
      </w:r>
      <w:r>
        <w:tab/>
      </w:r>
    </w:p>
    <w:p w14:paraId="5C783292">
      <w:pPr>
        <w:numPr>
          <w:ilvl w:val="0"/>
          <w:numId w:val="1"/>
        </w:numPr>
        <w:spacing w:line="600" w:lineRule="auto"/>
        <w:rPr>
          <w:u w:val="single"/>
        </w:rPr>
      </w:pPr>
      <w:r>
        <w:fldChar w:fldCharType="begin"/>
      </w:r>
      <w:r>
        <w:instrText xml:space="preserve"> HYPERLINK \l "databasedesign" \h </w:instrText>
      </w:r>
      <w:r>
        <w:fldChar w:fldCharType="separate"/>
      </w:r>
      <w:del w:id="106" w:author="Israr Ullah" w:date="2023-12-15T10:04:00Z">
        <w:r>
          <w:rPr>
            <w:rStyle w:val="11"/>
          </w:rPr>
          <w:delText>Database Design</w:delText>
        </w:r>
      </w:del>
      <w:r>
        <w:rPr>
          <w:rStyle w:val="11"/>
        </w:rPr>
        <w:fldChar w:fldCharType="end"/>
      </w:r>
      <w:ins w:id="107" w:author="Israr Ullah" w:date="2023-12-15T10:04:00Z">
        <w:r>
          <w:rPr>
            <w:rStyle w:val="11"/>
          </w:rPr>
          <w:t xml:space="preserve"> </w:t>
        </w:r>
      </w:ins>
      <w:ins w:id="108" w:author="Israr Ullah" w:date="2023-12-15T10:07:00Z">
        <w:r>
          <w:rPr>
            <w:rStyle w:val="11"/>
          </w:rPr>
          <w:t>Circuit Design</w:t>
        </w:r>
      </w:ins>
    </w:p>
    <w:p w14:paraId="0D0747EF">
      <w:pPr>
        <w:numPr>
          <w:ilvl w:val="0"/>
          <w:numId w:val="1"/>
        </w:numPr>
        <w:spacing w:line="600" w:lineRule="auto"/>
        <w:rPr>
          <w:u w:val="single"/>
        </w:rPr>
      </w:pPr>
      <w:r>
        <w:fldChar w:fldCharType="begin"/>
      </w:r>
      <w:r>
        <w:instrText xml:space="preserve"> HYPERLINK \l "interfacedesign" \h </w:instrText>
      </w:r>
      <w:r>
        <w:fldChar w:fldCharType="separate"/>
      </w:r>
      <w:r>
        <w:rPr>
          <w:rStyle w:val="11"/>
        </w:rPr>
        <w:t>Interface Design</w:t>
      </w:r>
      <w:r>
        <w:rPr>
          <w:rStyle w:val="11"/>
        </w:rPr>
        <w:fldChar w:fldCharType="end"/>
      </w:r>
      <w:ins w:id="109" w:author="Israr Ullah" w:date="2023-12-15T10:08:00Z">
        <w:r>
          <w:rPr>
            <w:rStyle w:val="11"/>
          </w:rPr>
          <w:t xml:space="preserve"> for Mobile App</w:t>
        </w:r>
      </w:ins>
    </w:p>
    <w:p w14:paraId="100BAE8B">
      <w:pPr>
        <w:numPr>
          <w:ilvl w:val="0"/>
          <w:numId w:val="1"/>
        </w:numPr>
        <w:spacing w:line="600" w:lineRule="auto"/>
      </w:pPr>
      <w:r>
        <w:fldChar w:fldCharType="begin"/>
      </w:r>
      <w:r>
        <w:instrText xml:space="preserve"> HYPERLINK \l "testcases" \h </w:instrText>
      </w:r>
      <w:r>
        <w:fldChar w:fldCharType="separate"/>
      </w:r>
      <w:r>
        <w:rPr>
          <w:rStyle w:val="11"/>
        </w:rPr>
        <w:t>Test Cases</w:t>
      </w:r>
      <w:r>
        <w:rPr>
          <w:rStyle w:val="11"/>
        </w:rPr>
        <w:fldChar w:fldCharType="end"/>
      </w:r>
      <w:r>
        <w:rPr>
          <w:sz w:val="26"/>
        </w:rPr>
        <w:tab/>
      </w:r>
      <w:r>
        <w:rPr>
          <w:sz w:val="26"/>
        </w:rPr>
        <w:tab/>
      </w:r>
      <w:r>
        <w:rPr>
          <w:sz w:val="26"/>
        </w:rPr>
        <w:tab/>
      </w:r>
      <w:r>
        <w:rPr>
          <w:sz w:val="26"/>
        </w:rPr>
        <w:tab/>
      </w:r>
    </w:p>
    <w:p w14:paraId="2CE9D903">
      <w:pPr>
        <w:spacing w:line="600" w:lineRule="auto"/>
        <w:ind w:left="7920"/>
        <w:rPr>
          <w:b/>
          <w:sz w:val="26"/>
        </w:rPr>
      </w:pPr>
      <w:r>
        <w:rPr>
          <w:b/>
          <w:sz w:val="26"/>
        </w:rPr>
        <w:t xml:space="preserve">    </w:t>
      </w:r>
    </w:p>
    <w:p w14:paraId="59808F17">
      <w:pPr>
        <w:rPr>
          <w:sz w:val="26"/>
        </w:rPr>
      </w:pPr>
    </w:p>
    <w:p w14:paraId="68CC0916">
      <w:pPr>
        <w:rPr>
          <w:sz w:val="26"/>
        </w:rPr>
      </w:pPr>
    </w:p>
    <w:p w14:paraId="5B801954">
      <w:pPr>
        <w:rPr>
          <w:sz w:val="26"/>
        </w:rPr>
      </w:pPr>
    </w:p>
    <w:p w14:paraId="0CF5CC55">
      <w:pPr>
        <w:rPr>
          <w:sz w:val="26"/>
        </w:rPr>
      </w:pPr>
    </w:p>
    <w:p w14:paraId="7AAF5ED5">
      <w:pPr>
        <w:rPr>
          <w:sz w:val="26"/>
        </w:rPr>
      </w:pPr>
    </w:p>
    <w:p w14:paraId="0B679A96">
      <w:pPr>
        <w:rPr>
          <w:sz w:val="26"/>
        </w:rPr>
      </w:pPr>
    </w:p>
    <w:p w14:paraId="1C790A2B">
      <w:pPr>
        <w:rPr>
          <w:sz w:val="26"/>
        </w:rPr>
      </w:pPr>
    </w:p>
    <w:p w14:paraId="38A7237E">
      <w:pPr>
        <w:rPr>
          <w:sz w:val="26"/>
        </w:rPr>
      </w:pPr>
    </w:p>
    <w:p w14:paraId="3FCD5CEF">
      <w:pPr>
        <w:rPr>
          <w:sz w:val="26"/>
        </w:rPr>
      </w:pPr>
    </w:p>
    <w:p w14:paraId="2BF11F9D">
      <w:pPr>
        <w:rPr>
          <w:sz w:val="26"/>
        </w:rPr>
      </w:pPr>
    </w:p>
    <w:p w14:paraId="3A2C048B">
      <w:pPr>
        <w:rPr>
          <w:sz w:val="26"/>
        </w:rPr>
      </w:pPr>
    </w:p>
    <w:p w14:paraId="3A25CB04">
      <w:pPr>
        <w:rPr>
          <w:sz w:val="26"/>
        </w:rPr>
      </w:pPr>
    </w:p>
    <w:p w14:paraId="191CC88F">
      <w:pPr>
        <w:rPr>
          <w:sz w:val="26"/>
        </w:rPr>
      </w:pPr>
    </w:p>
    <w:p w14:paraId="3FB724BC">
      <w:pPr>
        <w:rPr>
          <w:sz w:val="26"/>
        </w:rPr>
      </w:pPr>
    </w:p>
    <w:p w14:paraId="2A4B0FB1">
      <w:pPr>
        <w:rPr>
          <w:sz w:val="26"/>
        </w:rPr>
      </w:pPr>
    </w:p>
    <w:p w14:paraId="00E920DC">
      <w:pPr>
        <w:rPr>
          <w:sz w:val="26"/>
        </w:rPr>
      </w:pPr>
    </w:p>
    <w:p w14:paraId="11334BCF">
      <w:pPr>
        <w:numPr>
          <w:ilvl w:val="0"/>
          <w:numId w:val="2"/>
        </w:numPr>
        <w:spacing w:line="600" w:lineRule="auto"/>
        <w:rPr>
          <w:sz w:val="28"/>
          <w:szCs w:val="28"/>
          <w:u w:val="single"/>
        </w:rPr>
      </w:pPr>
      <w:bookmarkStart w:id="0" w:name="One"/>
      <w:r>
        <w:rPr>
          <w:sz w:val="28"/>
          <w:szCs w:val="28"/>
          <w:u w:val="single"/>
        </w:rPr>
        <w:t>Introduction of Design Document</w:t>
      </w:r>
      <w:bookmarkEnd w:id="0"/>
    </w:p>
    <w:p w14:paraId="1960F9CE">
      <w:pPr>
        <w:spacing w:line="600" w:lineRule="auto"/>
        <w:ind w:left="360"/>
        <w:rPr>
          <w:ins w:id="110" w:author="Usama Ahmad" w:date="2024-01-14T19:34:00Z"/>
          <w:sz w:val="28"/>
          <w:szCs w:val="28"/>
        </w:rPr>
      </w:pPr>
      <w:ins w:id="111" w:author="Usama Ahmad" w:date="2024-01-15T08:00:00Z">
        <w:r>
          <w:rPr>
            <w:sz w:val="28"/>
            <w:szCs w:val="28"/>
          </w:rPr>
          <w:t>This Design Document outlines the architecture, specifications, and requirements for the Smart Water Management System (SWMS). SWMS is an IoT-based solution designed to automate water tank monitoring and pump operation, with the goal of improving water conservation and convenience in households. This document provides detailed information about the system components, requirements, tools, and expected deliverables.</w:t>
        </w:r>
      </w:ins>
      <w:del w:id="112" w:author="Usama Ahmad" w:date="2024-01-15T08:00:00Z">
        <w:r>
          <w:rPr>
            <w:sz w:val="28"/>
            <w:szCs w:val="28"/>
          </w:rPr>
          <w:delText>&lt;</w:delText>
        </w:r>
      </w:del>
      <w:del w:id="113" w:author="Usama Ahmad" w:date="2024-01-15T08:00:00Z">
        <w:r>
          <w:rPr>
            <w:color w:val="0000FF"/>
            <w:sz w:val="28"/>
            <w:szCs w:val="28"/>
          </w:rPr>
          <w:delText>Write here in detail about what you have included in this document and also write about the benefits and purpose of this phase in a software development project</w:delText>
        </w:r>
      </w:del>
      <w:del w:id="114" w:author="Usama Ahmad" w:date="2024-01-15T08:00:00Z">
        <w:r>
          <w:rPr>
            <w:sz w:val="28"/>
            <w:szCs w:val="28"/>
          </w:rPr>
          <w:delText xml:space="preserve"> &gt;</w:delText>
        </w:r>
      </w:del>
    </w:p>
    <w:p w14:paraId="6DEFD270">
      <w:pPr>
        <w:spacing w:line="600" w:lineRule="auto"/>
        <w:ind w:left="360"/>
        <w:rPr>
          <w:ins w:id="115" w:author="Usama Ahmad" w:date="2024-01-14T19:34:00Z"/>
          <w:sz w:val="28"/>
          <w:szCs w:val="28"/>
        </w:rPr>
      </w:pPr>
    </w:p>
    <w:p w14:paraId="29CEFB98">
      <w:pPr>
        <w:spacing w:line="600" w:lineRule="auto"/>
        <w:ind w:left="360"/>
        <w:rPr>
          <w:ins w:id="116" w:author="Usama Ahmad" w:date="2024-01-14T19:34:00Z"/>
          <w:sz w:val="28"/>
          <w:szCs w:val="28"/>
        </w:rPr>
      </w:pPr>
    </w:p>
    <w:p w14:paraId="79C87BB7">
      <w:pPr>
        <w:spacing w:line="600" w:lineRule="auto"/>
        <w:ind w:left="360"/>
        <w:rPr>
          <w:ins w:id="117" w:author="Usama Ahmad" w:date="2024-01-14T19:34:00Z"/>
          <w:sz w:val="28"/>
          <w:szCs w:val="28"/>
        </w:rPr>
      </w:pPr>
    </w:p>
    <w:p w14:paraId="6A372088">
      <w:pPr>
        <w:spacing w:line="600" w:lineRule="auto"/>
        <w:ind w:left="360"/>
        <w:rPr>
          <w:ins w:id="118" w:author="Usama Ahmad" w:date="2024-01-14T19:34:00Z"/>
          <w:sz w:val="28"/>
          <w:szCs w:val="28"/>
        </w:rPr>
      </w:pPr>
    </w:p>
    <w:p w14:paraId="22C9FAF8">
      <w:pPr>
        <w:spacing w:line="600" w:lineRule="auto"/>
        <w:ind w:left="360"/>
        <w:rPr>
          <w:ins w:id="119" w:author="Usama Ahmad" w:date="2024-01-14T19:34:00Z"/>
          <w:sz w:val="28"/>
          <w:szCs w:val="28"/>
        </w:rPr>
      </w:pPr>
    </w:p>
    <w:p w14:paraId="74D167DF">
      <w:pPr>
        <w:spacing w:line="600" w:lineRule="auto"/>
        <w:ind w:left="0"/>
        <w:rPr>
          <w:sz w:val="28"/>
          <w:szCs w:val="28"/>
          <w:u w:val="single"/>
        </w:rPr>
        <w:pPrChange w:id="120" w:author="Usama Ahmad" w:date="2024-01-14T19:35:00Z">
          <w:pPr>
            <w:spacing w:line="600" w:lineRule="auto"/>
            <w:ind w:left="360"/>
          </w:pPr>
        </w:pPrChange>
      </w:pPr>
    </w:p>
    <w:p w14:paraId="63EDC928">
      <w:pPr>
        <w:numPr>
          <w:ilvl w:val="0"/>
          <w:numId w:val="2"/>
        </w:numPr>
        <w:spacing w:line="600" w:lineRule="auto"/>
        <w:rPr>
          <w:ins w:id="121" w:author="Usama Ahmad" w:date="2024-01-18T20:41:00Z"/>
          <w:sz w:val="28"/>
          <w:szCs w:val="28"/>
          <w:u w:val="single"/>
        </w:rPr>
      </w:pPr>
      <w:bookmarkStart w:id="1" w:name="ERD"/>
      <w:bookmarkStart w:id="2" w:name="Four"/>
      <w:r>
        <w:rPr>
          <w:sz w:val="28"/>
          <w:szCs w:val="28"/>
          <w:u w:val="single"/>
        </w:rPr>
        <w:t xml:space="preserve">Entity </w:t>
      </w:r>
      <w:commentRangeStart w:id="2"/>
      <w:r>
        <w:rPr>
          <w:sz w:val="28"/>
          <w:szCs w:val="28"/>
          <w:u w:val="single"/>
        </w:rPr>
        <w:t>Relationship</w:t>
      </w:r>
      <w:commentRangeEnd w:id="2"/>
      <w:r>
        <w:rPr>
          <w:rStyle w:val="7"/>
        </w:rPr>
        <w:commentReference w:id="2"/>
      </w:r>
      <w:r>
        <w:rPr>
          <w:sz w:val="28"/>
          <w:szCs w:val="28"/>
          <w:u w:val="single"/>
        </w:rPr>
        <w:t xml:space="preserve"> Diagram (ERD) (To be developed using Microsoft Visio or any other drawing software of your choice)</w:t>
      </w:r>
      <w:bookmarkEnd w:id="1"/>
      <w:bookmarkEnd w:id="2"/>
    </w:p>
    <w:p w14:paraId="65849B6B">
      <w:pPr>
        <w:numPr>
          <w:ilvl w:val="0"/>
          <w:numId w:val="0"/>
        </w:numPr>
        <w:spacing w:line="600" w:lineRule="auto"/>
        <w:ind w:left="0" w:firstLine="0"/>
        <w:rPr>
          <w:ins w:id="123" w:author="usama" w:date="2024-06-25T22:39:43Z"/>
          <w:rStyle w:val="7"/>
        </w:rPr>
        <w:pPrChange w:id="122" w:author="Usama Ahmad" w:date="2024-01-18T20:41:00Z">
          <w:pPr>
            <w:numPr>
              <w:ilvl w:val="0"/>
              <w:numId w:val="2"/>
            </w:numPr>
            <w:spacing w:line="600" w:lineRule="auto"/>
            <w:ind w:left="720" w:hanging="360"/>
          </w:pPr>
        </w:pPrChange>
      </w:pPr>
      <w:ins w:id="124" w:author="Usama Ahmad" w:date="2024-01-18T20:41:00Z">
        <w:del w:id="125" w:author="usama" w:date="2024-06-25T22:33:46Z">
          <w:commentRangeStart w:id="3"/>
          <w:r>
            <w:rPr>
              <w:sz w:val="28"/>
              <w:szCs w:val="28"/>
            </w:rPr>
            <w:drawing>
              <wp:inline distT="0" distB="0" distL="0" distR="0">
                <wp:extent cx="6162675" cy="285750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62675" cy="2857500"/>
                        </a:xfrm>
                        <a:prstGeom prst="rect">
                          <a:avLst/>
                        </a:prstGeom>
                        <a:noFill/>
                        <a:ln>
                          <a:noFill/>
                        </a:ln>
                      </pic:spPr>
                    </pic:pic>
                  </a:graphicData>
                </a:graphic>
              </wp:inline>
            </w:drawing>
          </w:r>
          <w:commentRangeEnd w:id="3"/>
        </w:del>
      </w:ins>
      <w:r>
        <w:rPr>
          <w:rStyle w:val="7"/>
        </w:rPr>
        <w:commentReference w:id="3"/>
      </w:r>
    </w:p>
    <w:p w14:paraId="6BD00ECC">
      <w:pPr>
        <w:numPr>
          <w:ilvl w:val="0"/>
          <w:numId w:val="0"/>
        </w:numPr>
        <w:spacing w:line="600" w:lineRule="auto"/>
        <w:ind w:left="0" w:firstLine="0"/>
        <w:rPr>
          <w:rStyle w:val="7"/>
        </w:rPr>
        <w:pPrChange w:id="128" w:author="Usama Ahmad" w:date="2024-01-18T20:41:00Z">
          <w:pPr>
            <w:numPr>
              <w:ilvl w:val="0"/>
              <w:numId w:val="2"/>
            </w:numPr>
            <w:spacing w:line="600" w:lineRule="auto"/>
            <w:ind w:left="720" w:hanging="360"/>
          </w:pPr>
        </w:pPrChange>
      </w:pPr>
      <w:ins w:id="129" w:author="usama" w:date="2024-06-25T22:39:46Z">
        <w:r>
          <w:rPr/>
          <w:drawing>
            <wp:inline distT="0" distB="0" distL="114300" distR="114300">
              <wp:extent cx="7882890" cy="3857625"/>
              <wp:effectExtent l="0" t="0" r="3810" b="9525"/>
              <wp:docPr id="104" name="Google Shape;194;p23"/>
              <wp:cNvGraphicFramePr/>
              <a:graphic xmlns:a="http://schemas.openxmlformats.org/drawingml/2006/main">
                <a:graphicData uri="http://schemas.openxmlformats.org/drawingml/2006/picture">
                  <pic:pic xmlns:pic="http://schemas.openxmlformats.org/drawingml/2006/picture">
                    <pic:nvPicPr>
                      <pic:cNvPr id="104" name="Google Shape;194;p23"/>
                      <pic:cNvPicPr/>
                    </pic:nvPicPr>
                    <pic:blipFill>
                      <a:blip r:embed="rId9"/>
                      <a:stretch>
                        <a:fillRect/>
                      </a:stretch>
                    </pic:blipFill>
                    <pic:spPr>
                      <a:xfrm>
                        <a:off x="0" y="0"/>
                        <a:ext cx="7883280" cy="3857760"/>
                      </a:xfrm>
                      <a:prstGeom prst="rect">
                        <a:avLst/>
                      </a:prstGeom>
                      <a:ln w="0">
                        <a:noFill/>
                      </a:ln>
                    </pic:spPr>
                  </pic:pic>
                </a:graphicData>
              </a:graphic>
            </wp:inline>
          </w:drawing>
        </w:r>
      </w:ins>
    </w:p>
    <w:p w14:paraId="5B7D642F">
      <w:pPr>
        <w:spacing w:line="600" w:lineRule="auto"/>
        <w:ind w:left="360"/>
        <w:rPr>
          <w:del w:id="131" w:author="Usama Ahmad" w:date="2024-01-14T19:20:00Z"/>
          <w:sz w:val="28"/>
          <w:szCs w:val="28"/>
          <w:u w:val="single"/>
        </w:rPr>
      </w:pPr>
      <w:del w:id="132" w:author="Usama Ahmad" w:date="2024-01-14T19:20:00Z">
        <w:r>
          <w:rPr>
            <w:sz w:val="28"/>
            <w:szCs w:val="28"/>
          </w:rPr>
          <w:delText>&lt;</w:delText>
        </w:r>
      </w:del>
      <w:del w:id="133" w:author="Usama Ahmad" w:date="2024-01-14T19:20:00Z">
        <w:r>
          <w:rPr>
            <w:color w:val="0000FF"/>
            <w:sz w:val="28"/>
            <w:szCs w:val="28"/>
          </w:rPr>
          <w:delText>Provide Entity Relationship Diagram (ERD) of your system</w:delText>
        </w:r>
      </w:del>
      <w:del w:id="134" w:author="Usama Ahmad" w:date="2024-01-14T19:20:00Z">
        <w:r>
          <w:rPr>
            <w:sz w:val="28"/>
            <w:szCs w:val="28"/>
          </w:rPr>
          <w:delText>&gt;</w:delText>
        </w:r>
      </w:del>
    </w:p>
    <w:p w14:paraId="5BAA34AC">
      <w:pPr>
        <w:numPr>
          <w:ilvl w:val="0"/>
          <w:numId w:val="2"/>
        </w:numPr>
        <w:spacing w:line="600" w:lineRule="auto"/>
        <w:rPr>
          <w:ins w:id="135" w:author="Usama Ahmad" w:date="2024-01-18T20:41:00Z"/>
          <w:sz w:val="28"/>
          <w:szCs w:val="28"/>
          <w:u w:val="single"/>
        </w:rPr>
      </w:pPr>
      <w:bookmarkStart w:id="3" w:name="Six"/>
      <w:r>
        <w:rPr>
          <w:sz w:val="28"/>
          <w:szCs w:val="28"/>
          <w:u w:val="single"/>
        </w:rPr>
        <w:t>Sequence Diagrams (To be developed using Rational Rose or any other drawing software of your choice)</w:t>
      </w:r>
      <w:bookmarkEnd w:id="3"/>
    </w:p>
    <w:p w14:paraId="27DF21A0">
      <w:pPr>
        <w:numPr>
          <w:ilvl w:val="0"/>
          <w:numId w:val="0"/>
        </w:numPr>
        <w:spacing w:line="600" w:lineRule="auto"/>
        <w:ind w:left="0" w:firstLine="0"/>
        <w:rPr>
          <w:ins w:id="137" w:author="usama" w:date="2024-06-25T22:36:27Z"/>
        </w:rPr>
        <w:pPrChange w:id="136" w:author="Usama Ahmad" w:date="2024-01-18T20:41:00Z">
          <w:pPr>
            <w:numPr>
              <w:ilvl w:val="0"/>
              <w:numId w:val="2"/>
            </w:numPr>
            <w:spacing w:line="600" w:lineRule="auto"/>
            <w:ind w:left="720" w:hanging="360"/>
          </w:pPr>
        </w:pPrChange>
      </w:pPr>
      <w:ins w:id="138" w:author="Usama Ahmad" w:date="2024-01-18T20:41:00Z">
        <w:r>
          <w:rPr/>
          <w:drawing>
            <wp:inline distT="0" distB="0" distL="0" distR="0">
              <wp:extent cx="6153150" cy="528637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53150" cy="5286375"/>
                      </a:xfrm>
                      <a:prstGeom prst="rect">
                        <a:avLst/>
                      </a:prstGeom>
                      <a:noFill/>
                      <a:ln>
                        <a:noFill/>
                      </a:ln>
                    </pic:spPr>
                  </pic:pic>
                </a:graphicData>
              </a:graphic>
            </wp:inline>
          </w:drawing>
        </w:r>
      </w:ins>
    </w:p>
    <w:p w14:paraId="1BE5587A">
      <w:pPr>
        <w:numPr>
          <w:ilvl w:val="0"/>
          <w:numId w:val="0"/>
        </w:numPr>
        <w:spacing w:line="600" w:lineRule="auto"/>
        <w:ind w:left="0" w:firstLine="0"/>
        <w:rPr>
          <w:ins w:id="141" w:author="usama" w:date="2024-06-25T22:36:28Z"/>
        </w:rPr>
        <w:pPrChange w:id="140" w:author="Usama Ahmad" w:date="2024-01-18T20:41:00Z">
          <w:pPr>
            <w:numPr>
              <w:ilvl w:val="0"/>
              <w:numId w:val="2"/>
            </w:numPr>
            <w:spacing w:line="600" w:lineRule="auto"/>
            <w:ind w:left="720" w:hanging="360"/>
          </w:pPr>
        </w:pPrChange>
      </w:pPr>
    </w:p>
    <w:p w14:paraId="5BD08718">
      <w:pPr>
        <w:numPr>
          <w:ilvl w:val="0"/>
          <w:numId w:val="0"/>
        </w:numPr>
        <w:spacing w:line="600" w:lineRule="auto"/>
        <w:ind w:left="0" w:firstLine="0"/>
        <w:rPr>
          <w:ins w:id="143" w:author="usama" w:date="2024-06-25T22:36:29Z"/>
        </w:rPr>
        <w:pPrChange w:id="142" w:author="Usama Ahmad" w:date="2024-01-18T20:41:00Z">
          <w:pPr>
            <w:numPr>
              <w:ilvl w:val="0"/>
              <w:numId w:val="2"/>
            </w:numPr>
            <w:spacing w:line="600" w:lineRule="auto"/>
            <w:ind w:left="720" w:hanging="360"/>
          </w:pPr>
        </w:pPrChange>
      </w:pPr>
    </w:p>
    <w:p w14:paraId="71ACCFA1">
      <w:pPr>
        <w:numPr>
          <w:ilvl w:val="0"/>
          <w:numId w:val="0"/>
        </w:numPr>
        <w:spacing w:line="600" w:lineRule="auto"/>
        <w:ind w:left="0" w:firstLine="0"/>
        <w:rPr>
          <w:ins w:id="145" w:author="usama" w:date="2024-06-25T22:36:29Z"/>
        </w:rPr>
        <w:pPrChange w:id="144" w:author="Usama Ahmad" w:date="2024-01-18T20:41:00Z">
          <w:pPr>
            <w:numPr>
              <w:ilvl w:val="0"/>
              <w:numId w:val="2"/>
            </w:numPr>
            <w:spacing w:line="600" w:lineRule="auto"/>
            <w:ind w:left="720" w:hanging="360"/>
          </w:pPr>
        </w:pPrChange>
      </w:pPr>
    </w:p>
    <w:p w14:paraId="37AD0F9B">
      <w:pPr>
        <w:numPr>
          <w:ilvl w:val="0"/>
          <w:numId w:val="0"/>
        </w:numPr>
        <w:spacing w:line="600" w:lineRule="auto"/>
        <w:ind w:left="0" w:firstLine="0"/>
        <w:rPr>
          <w:ins w:id="147" w:author="usama" w:date="2024-06-25T22:36:30Z"/>
        </w:rPr>
        <w:pPrChange w:id="146" w:author="Usama Ahmad" w:date="2024-01-18T20:41:00Z">
          <w:pPr>
            <w:numPr>
              <w:ilvl w:val="0"/>
              <w:numId w:val="2"/>
            </w:numPr>
            <w:spacing w:line="600" w:lineRule="auto"/>
            <w:ind w:left="720" w:hanging="360"/>
          </w:pPr>
        </w:pPrChange>
      </w:pPr>
    </w:p>
    <w:p w14:paraId="39AF34DE">
      <w:pPr>
        <w:numPr>
          <w:ilvl w:val="0"/>
          <w:numId w:val="0"/>
        </w:numPr>
        <w:spacing w:line="600" w:lineRule="auto"/>
        <w:ind w:left="0" w:firstLine="0"/>
        <w:rPr>
          <w:ins w:id="149" w:author="usama" w:date="2024-06-25T22:36:34Z"/>
        </w:rPr>
        <w:pPrChange w:id="148" w:author="Usama Ahmad" w:date="2024-01-18T20:41:00Z">
          <w:pPr>
            <w:numPr>
              <w:ilvl w:val="0"/>
              <w:numId w:val="2"/>
            </w:numPr>
            <w:spacing w:line="600" w:lineRule="auto"/>
            <w:ind w:left="720" w:hanging="360"/>
          </w:pPr>
        </w:pPrChange>
      </w:pPr>
    </w:p>
    <w:p w14:paraId="17FCC039">
      <w:pPr>
        <w:numPr>
          <w:ilvl w:val="0"/>
          <w:numId w:val="0"/>
        </w:numPr>
        <w:spacing w:line="600" w:lineRule="auto"/>
        <w:ind w:left="0" w:firstLine="0"/>
        <w:pPrChange w:id="150" w:author="Usama Ahmad" w:date="2024-01-18T20:41:00Z">
          <w:pPr>
            <w:numPr>
              <w:ilvl w:val="0"/>
              <w:numId w:val="2"/>
            </w:numPr>
            <w:spacing w:line="600" w:lineRule="auto"/>
            <w:ind w:left="720" w:hanging="360"/>
          </w:pPr>
        </w:pPrChange>
      </w:pPr>
    </w:p>
    <w:p w14:paraId="6DBF0E7D">
      <w:pPr>
        <w:spacing w:line="600" w:lineRule="auto"/>
        <w:ind w:left="360"/>
        <w:rPr>
          <w:del w:id="151" w:author="Usama Ahmad" w:date="2024-01-14T12:57:00Z"/>
          <w:sz w:val="28"/>
          <w:szCs w:val="28"/>
          <w:u w:val="single"/>
        </w:rPr>
      </w:pPr>
      <w:del w:id="152" w:author="Usama Ahmad" w:date="2024-01-14T12:57:00Z">
        <w:r>
          <w:rPr>
            <w:sz w:val="28"/>
            <w:szCs w:val="28"/>
          </w:rPr>
          <w:delText>&lt;</w:delText>
        </w:r>
      </w:del>
      <w:del w:id="153" w:author="Usama Ahmad" w:date="2024-01-14T12:57:00Z">
        <w:r>
          <w:rPr>
            <w:color w:val="0000FF"/>
            <w:sz w:val="28"/>
            <w:szCs w:val="28"/>
          </w:rPr>
          <w:delText>Provide Sequence Diagrams for each of the use case to show the task sequence of the system, Provide a sequence diagram for each of the use case provided in use case diagram</w:delText>
        </w:r>
      </w:del>
      <w:del w:id="154" w:author="Usama Ahmad" w:date="2024-01-14T12:57:00Z">
        <w:r>
          <w:rPr>
            <w:sz w:val="28"/>
            <w:szCs w:val="28"/>
          </w:rPr>
          <w:delText>&gt;</w:delText>
        </w:r>
      </w:del>
    </w:p>
    <w:p w14:paraId="0BBE39EA">
      <w:pPr>
        <w:pStyle w:val="21"/>
        <w:numPr>
          <w:ilvl w:val="0"/>
          <w:numId w:val="3"/>
        </w:numPr>
        <w:spacing w:line="600" w:lineRule="auto"/>
        <w:rPr>
          <w:ins w:id="155" w:author="Usama Ahmad" w:date="2024-01-18T20:40:00Z"/>
          <w:sz w:val="26"/>
          <w:szCs w:val="24"/>
          <w:u w:val="none"/>
          <w:rPrChange w:id="156" w:author="Usama Ahmad" w:date="2024-01-18T20:40:00Z">
            <w:rPr>
              <w:ins w:id="157" w:author="Usama Ahmad" w:date="2024-01-18T20:40:00Z"/>
              <w:sz w:val="28"/>
              <w:szCs w:val="28"/>
              <w:u w:val="single"/>
            </w:rPr>
          </w:rPrChange>
        </w:rPr>
      </w:pPr>
      <w:bookmarkStart w:id="4" w:name="Seven"/>
      <w:r>
        <w:rPr>
          <w:sz w:val="28"/>
          <w:szCs w:val="28"/>
          <w:u w:val="single"/>
          <w:rPrChange w:id="158" w:author="Usama Ahmad" w:date="2024-01-14T13:04:00Z">
            <w:rPr/>
          </w:rPrChange>
        </w:rPr>
        <w:t>Architecture Design Diagram</w:t>
      </w:r>
      <w:bookmarkEnd w:id="4"/>
    </w:p>
    <w:p w14:paraId="6964032F">
      <w:pPr>
        <w:numPr>
          <w:ilvl w:val="0"/>
          <w:numId w:val="0"/>
        </w:numPr>
        <w:spacing w:line="600" w:lineRule="auto"/>
        <w:ind w:left="0" w:firstLine="0"/>
        <w:rPr>
          <w:ins w:id="160" w:author="usama" w:date="2024-06-25T22:36:02Z"/>
          <w:rStyle w:val="7"/>
        </w:rPr>
        <w:pPrChange w:id="159" w:author="Usama Ahmad" w:date="2024-01-18T20:40:00Z">
          <w:pPr>
            <w:numPr>
              <w:ilvl w:val="0"/>
              <w:numId w:val="2"/>
            </w:numPr>
            <w:spacing w:line="600" w:lineRule="auto"/>
            <w:ind w:left="720" w:hanging="360"/>
          </w:pPr>
        </w:pPrChange>
      </w:pPr>
      <w:ins w:id="161" w:author="Usama Ahmad" w:date="2024-01-18T20:40:00Z">
        <w:del w:id="162" w:author="usama" w:date="2024-06-25T22:36:14Z">
          <w:commentRangeStart w:id="4"/>
          <w:r>
            <w:rPr>
              <w:sz w:val="28"/>
              <w:szCs w:val="28"/>
            </w:rPr>
            <w:drawing>
              <wp:inline distT="0" distB="0" distL="0" distR="0">
                <wp:extent cx="6162675" cy="64389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62675" cy="6438900"/>
                        </a:xfrm>
                        <a:prstGeom prst="rect">
                          <a:avLst/>
                        </a:prstGeom>
                        <a:noFill/>
                        <a:ln>
                          <a:noFill/>
                        </a:ln>
                      </pic:spPr>
                    </pic:pic>
                  </a:graphicData>
                </a:graphic>
              </wp:inline>
            </w:drawing>
          </w:r>
          <w:commentRangeEnd w:id="4"/>
        </w:del>
      </w:ins>
      <w:r>
        <w:rPr>
          <w:rStyle w:val="7"/>
        </w:rPr>
        <w:commentReference w:id="4"/>
      </w:r>
    </w:p>
    <w:p w14:paraId="303BD892">
      <w:pPr>
        <w:numPr>
          <w:ilvl w:val="0"/>
          <w:numId w:val="0"/>
        </w:numPr>
        <w:spacing w:line="600" w:lineRule="auto"/>
        <w:ind w:left="0" w:firstLine="0"/>
        <w:rPr>
          <w:rStyle w:val="7"/>
          <w:rPrChange w:id="166" w:author="Usama Ahmad" w:date="2024-01-18T20:40:00Z">
            <w:rPr/>
          </w:rPrChange>
        </w:rPr>
        <w:pPrChange w:id="165" w:author="Usama Ahmad" w:date="2024-01-18T20:40:00Z">
          <w:pPr>
            <w:numPr>
              <w:ilvl w:val="0"/>
              <w:numId w:val="2"/>
            </w:numPr>
            <w:spacing w:line="600" w:lineRule="auto"/>
            <w:ind w:left="720" w:hanging="360"/>
          </w:pPr>
        </w:pPrChange>
      </w:pPr>
      <w:ins w:id="167" w:author="usama" w:date="2024-06-25T22:36:05Z">
        <w:r>
          <w:rPr>
            <w:rFonts w:hint="default"/>
            <w:lang w:val="en-US"/>
          </w:rPr>
          <w:drawing>
            <wp:inline distT="0" distB="0" distL="114300" distR="114300">
              <wp:extent cx="5344795" cy="5317490"/>
              <wp:effectExtent l="0" t="0" r="8255" b="165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rcRect l="-9" t="-5" r="-9" b="-5"/>
                      <a:stretch>
                        <a:fillRect/>
                      </a:stretch>
                    </pic:blipFill>
                    <pic:spPr>
                      <a:xfrm>
                        <a:off x="0" y="0"/>
                        <a:ext cx="5344795" cy="5317490"/>
                      </a:xfrm>
                      <a:prstGeom prst="rect">
                        <a:avLst/>
                      </a:prstGeom>
                      <a:solidFill>
                        <a:srgbClr val="FFFFFF"/>
                      </a:solidFill>
                      <a:ln>
                        <a:noFill/>
                      </a:ln>
                    </pic:spPr>
                  </pic:pic>
                </a:graphicData>
              </a:graphic>
            </wp:inline>
          </w:drawing>
        </w:r>
      </w:ins>
    </w:p>
    <w:p w14:paraId="35F03ED0">
      <w:pPr>
        <w:spacing w:line="600" w:lineRule="auto"/>
        <w:ind w:left="360"/>
        <w:rPr>
          <w:del w:id="169" w:author="Usama Ahmad" w:date="2024-01-14T12:57:00Z"/>
          <w:sz w:val="28"/>
          <w:szCs w:val="28"/>
        </w:rPr>
      </w:pPr>
      <w:del w:id="170" w:author="Usama Ahmad" w:date="2024-01-14T12:57:00Z">
        <w:r>
          <w:rPr>
            <w:sz w:val="28"/>
            <w:szCs w:val="28"/>
          </w:rPr>
          <w:delText>&lt;</w:delText>
        </w:r>
      </w:del>
      <w:del w:id="171" w:author="Usama Ahmad" w:date="2024-01-14T12:57:00Z">
        <w:r>
          <w:rPr>
            <w:color w:val="0000FF"/>
            <w:sz w:val="28"/>
            <w:szCs w:val="28"/>
          </w:rPr>
          <w:delText>Provide a Tiered Architecture of the system</w:delText>
        </w:r>
      </w:del>
      <w:del w:id="172" w:author="Usama Ahmad" w:date="2024-01-14T12:57:00Z">
        <w:r>
          <w:rPr>
            <w:sz w:val="28"/>
            <w:szCs w:val="28"/>
          </w:rPr>
          <w:delText>&gt;</w:delText>
        </w:r>
      </w:del>
    </w:p>
    <w:p w14:paraId="72A32F1A">
      <w:pPr>
        <w:numPr>
          <w:ilvl w:val="0"/>
          <w:numId w:val="3"/>
        </w:numPr>
        <w:rPr>
          <w:sz w:val="28"/>
          <w:szCs w:val="28"/>
          <w:u w:val="single"/>
        </w:rPr>
      </w:pPr>
      <w:ins w:id="173" w:author="Israr Ullah" w:date="2023-12-15T10:12:00Z">
        <w:bookmarkStart w:id="5" w:name="class"/>
        <w:r>
          <w:rPr>
            <w:rStyle w:val="11"/>
          </w:rPr>
          <w:t xml:space="preserve">System State </w:t>
        </w:r>
        <w:commentRangeStart w:id="5"/>
        <w:r>
          <w:rPr>
            <w:rStyle w:val="11"/>
          </w:rPr>
          <w:t>Machine</w:t>
        </w:r>
        <w:commentRangeEnd w:id="5"/>
      </w:ins>
      <w:del w:id="174" w:author="Israr Ullah" w:date="2023-12-15T10:12:00Z">
        <w:r>
          <w:rPr/>
          <w:commentReference w:id="5"/>
        </w:r>
      </w:del>
      <w:del w:id="175" w:author="Israr Ullah" w:date="2023-12-15T10:12:00Z">
        <w:r>
          <w:rPr>
            <w:sz w:val="28"/>
            <w:szCs w:val="28"/>
            <w:u w:val="single"/>
          </w:rPr>
          <w:delText>Class Diagra</w:delText>
        </w:r>
        <w:bookmarkEnd w:id="5"/>
        <w:r>
          <w:rPr>
            <w:sz w:val="28"/>
            <w:szCs w:val="28"/>
            <w:u w:val="single"/>
          </w:rPr>
          <w:delText>m</w:delText>
        </w:r>
      </w:del>
    </w:p>
    <w:p w14:paraId="59511A57">
      <w:pPr>
        <w:rPr>
          <w:sz w:val="28"/>
          <w:szCs w:val="28"/>
          <w:u w:val="single"/>
        </w:rPr>
      </w:pPr>
    </w:p>
    <w:p w14:paraId="0D687486">
      <w:pPr>
        <w:ind w:firstLine="360"/>
        <w:rPr>
          <w:del w:id="176" w:author="Usama Ahmad" w:date="2024-01-14T19:19:00Z"/>
          <w:sz w:val="28"/>
          <w:szCs w:val="28"/>
        </w:rPr>
      </w:pPr>
      <w:del w:id="177" w:author="Usama Ahmad" w:date="2024-01-14T19:19:00Z">
        <w:r>
          <w:rPr>
            <w:sz w:val="28"/>
            <w:szCs w:val="28"/>
          </w:rPr>
          <w:delText>&lt;</w:delText>
        </w:r>
      </w:del>
      <w:del w:id="178" w:author="Usama Ahmad" w:date="2024-01-14T19:19:00Z">
        <w:r>
          <w:rPr>
            <w:color w:val="0000FF"/>
            <w:sz w:val="28"/>
            <w:szCs w:val="28"/>
          </w:rPr>
          <w:delText xml:space="preserve">Provide Class Diagram </w:delText>
        </w:r>
      </w:del>
      <w:ins w:id="179" w:author="Israr Ullah" w:date="2023-12-15T10:12:00Z">
        <w:del w:id="180" w:author="Usama Ahmad" w:date="2024-01-14T19:19:00Z">
          <w:r>
            <w:rPr>
              <w:color w:val="0000FF"/>
              <w:sz w:val="28"/>
              <w:szCs w:val="28"/>
            </w:rPr>
            <w:delText xml:space="preserve">state machine diagram for </w:delText>
          </w:r>
        </w:del>
      </w:ins>
      <w:del w:id="181" w:author="Usama Ahmad" w:date="2024-01-14T19:19:00Z">
        <w:r>
          <w:rPr>
            <w:color w:val="0000FF"/>
            <w:sz w:val="28"/>
            <w:szCs w:val="28"/>
          </w:rPr>
          <w:delText>of the system</w:delText>
        </w:r>
      </w:del>
      <w:del w:id="182" w:author="Usama Ahmad" w:date="2024-01-14T19:19:00Z">
        <w:r>
          <w:rPr>
            <w:sz w:val="28"/>
            <w:szCs w:val="28"/>
          </w:rPr>
          <w:delText>&gt;</w:delText>
        </w:r>
      </w:del>
    </w:p>
    <w:p w14:paraId="6DD54D92">
      <w:pPr>
        <w:rPr>
          <w:sz w:val="28"/>
          <w:szCs w:val="28"/>
          <w:u w:val="single"/>
        </w:rPr>
      </w:pPr>
      <w:ins w:id="183" w:author="Usama Ahmad" w:date="2024-01-14T19:19:00Z">
        <w:r>
          <w:rPr>
            <w:sz w:val="28"/>
            <w:szCs w:val="28"/>
          </w:rPr>
          <w:drawing>
            <wp:inline distT="0" distB="0" distL="0" distR="0">
              <wp:extent cx="4467225" cy="82105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67225" cy="8210550"/>
                      </a:xfrm>
                      <a:prstGeom prst="rect">
                        <a:avLst/>
                      </a:prstGeom>
                      <a:noFill/>
                      <a:ln>
                        <a:noFill/>
                      </a:ln>
                    </pic:spPr>
                  </pic:pic>
                </a:graphicData>
              </a:graphic>
            </wp:inline>
          </w:drawing>
        </w:r>
      </w:ins>
    </w:p>
    <w:p w14:paraId="0BE7FD3F">
      <w:pPr>
        <w:rPr>
          <w:sz w:val="28"/>
          <w:szCs w:val="28"/>
          <w:u w:val="single"/>
        </w:rPr>
      </w:pPr>
    </w:p>
    <w:p w14:paraId="5EADC34F">
      <w:pPr>
        <w:numPr>
          <w:ilvl w:val="0"/>
          <w:numId w:val="3"/>
        </w:numPr>
        <w:rPr>
          <w:sz w:val="28"/>
          <w:szCs w:val="28"/>
          <w:u w:val="single"/>
        </w:rPr>
      </w:pPr>
      <w:del w:id="185" w:author="Israr Ullah" w:date="2023-12-15T10:13:00Z">
        <w:bookmarkStart w:id="6" w:name="databasedesign"/>
        <w:r>
          <w:rPr>
            <w:sz w:val="28"/>
            <w:szCs w:val="28"/>
            <w:u w:val="single"/>
          </w:rPr>
          <w:delText xml:space="preserve">Database </w:delText>
        </w:r>
      </w:del>
      <w:ins w:id="186" w:author="Israr Ullah" w:date="2023-12-15T10:13:00Z">
        <w:r>
          <w:rPr>
            <w:sz w:val="28"/>
            <w:szCs w:val="28"/>
            <w:u w:val="single"/>
          </w:rPr>
          <w:t xml:space="preserve">Circuit </w:t>
        </w:r>
      </w:ins>
      <w:r>
        <w:rPr>
          <w:sz w:val="28"/>
          <w:szCs w:val="28"/>
          <w:u w:val="single"/>
        </w:rPr>
        <w:t>Design</w:t>
      </w:r>
      <w:bookmarkEnd w:id="6"/>
    </w:p>
    <w:p w14:paraId="59E4B17E">
      <w:pPr>
        <w:rPr>
          <w:sz w:val="28"/>
          <w:szCs w:val="28"/>
          <w:u w:val="single"/>
        </w:rPr>
      </w:pPr>
    </w:p>
    <w:p w14:paraId="24D41B58">
      <w:pPr>
        <w:ind w:firstLine="360"/>
        <w:rPr>
          <w:del w:id="187" w:author="Usama Ahmad" w:date="2024-01-14T12:57:00Z"/>
          <w:sz w:val="28"/>
          <w:szCs w:val="28"/>
        </w:rPr>
      </w:pPr>
      <w:del w:id="188" w:author="Usama Ahmad" w:date="2024-01-14T12:57:00Z">
        <w:r>
          <w:rPr>
            <w:sz w:val="28"/>
            <w:szCs w:val="28"/>
          </w:rPr>
          <w:delText>&lt;</w:delText>
        </w:r>
      </w:del>
      <w:del w:id="189" w:author="Usama Ahmad" w:date="2024-01-14T12:57:00Z">
        <w:r>
          <w:rPr>
            <w:color w:val="0000FF"/>
            <w:sz w:val="28"/>
            <w:szCs w:val="28"/>
          </w:rPr>
          <w:delText xml:space="preserve">Provide Database </w:delText>
        </w:r>
      </w:del>
      <w:ins w:id="190" w:author="Israr Ullah" w:date="2023-12-15T10:13:00Z">
        <w:del w:id="191" w:author="Usama Ahmad" w:date="2024-01-14T12:57:00Z">
          <w:r>
            <w:rPr>
              <w:color w:val="0000FF"/>
              <w:sz w:val="28"/>
              <w:szCs w:val="28"/>
            </w:rPr>
            <w:delText xml:space="preserve">Circuit </w:delText>
          </w:r>
        </w:del>
      </w:ins>
      <w:del w:id="192" w:author="Usama Ahmad" w:date="2024-01-14T12:57:00Z">
        <w:r>
          <w:rPr>
            <w:color w:val="0000FF"/>
            <w:sz w:val="28"/>
            <w:szCs w:val="28"/>
          </w:rPr>
          <w:delText>Design Diagram of the system</w:delText>
        </w:r>
      </w:del>
      <w:ins w:id="193" w:author="Israr Ullah" w:date="2023-12-15T10:13:00Z">
        <w:del w:id="194" w:author="Usama Ahmad" w:date="2024-01-14T12:57:00Z">
          <w:r>
            <w:rPr>
              <w:color w:val="0000FF"/>
              <w:sz w:val="28"/>
              <w:szCs w:val="28"/>
            </w:rPr>
            <w:delText>, indicating devices/sensor that will be used and how they will be connected</w:delText>
          </w:r>
        </w:del>
      </w:ins>
      <w:del w:id="195" w:author="Usama Ahmad" w:date="2024-01-14T12:57:00Z">
        <w:r>
          <w:rPr>
            <w:sz w:val="28"/>
            <w:szCs w:val="28"/>
          </w:rPr>
          <w:delText>&gt;</w:delText>
        </w:r>
      </w:del>
    </w:p>
    <w:p w14:paraId="6C61D619">
      <w:pPr>
        <w:rPr>
          <w:ins w:id="196" w:author="usama" w:date="2024-06-25T22:38:39Z"/>
          <w:sz w:val="28"/>
          <w:szCs w:val="28"/>
        </w:rPr>
      </w:pPr>
      <w:ins w:id="197" w:author="dell" w:date="2024-08-16T21:33:53Z">
        <w:r>
          <w:rPr/>
          <w:drawing>
            <wp:inline distT="0" distB="0" distL="114300" distR="114300">
              <wp:extent cx="6199505" cy="4267835"/>
              <wp:effectExtent l="0" t="0" r="10795" b="18415"/>
              <wp:docPr id="107" name="Google Shape;201;p24"/>
              <wp:cNvGraphicFramePr/>
              <a:graphic xmlns:a="http://schemas.openxmlformats.org/drawingml/2006/main">
                <a:graphicData uri="http://schemas.openxmlformats.org/drawingml/2006/picture">
                  <pic:pic xmlns:pic="http://schemas.openxmlformats.org/drawingml/2006/picture">
                    <pic:nvPicPr>
                      <pic:cNvPr id="107" name="Google Shape;201;p24"/>
                      <pic:cNvPicPr/>
                    </pic:nvPicPr>
                    <pic:blipFill>
                      <a:blip r:embed="rId14"/>
                      <a:stretch>
                        <a:fillRect/>
                      </a:stretch>
                    </pic:blipFill>
                    <pic:spPr>
                      <a:xfrm>
                        <a:off x="0" y="0"/>
                        <a:ext cx="6199505" cy="4268160"/>
                      </a:xfrm>
                      <a:prstGeom prst="rect">
                        <a:avLst/>
                      </a:prstGeom>
                      <a:ln w="0">
                        <a:noFill/>
                      </a:ln>
                    </pic:spPr>
                  </pic:pic>
                </a:graphicData>
              </a:graphic>
            </wp:inline>
          </w:drawing>
        </w:r>
      </w:ins>
      <w:ins w:id="199" w:author="Usama Ahmad" w:date="2024-01-14T19:33:00Z">
        <w:del w:id="200" w:author="dell" w:date="2024-08-16T21:36:10Z">
          <w:r>
            <w:rPr>
              <w:sz w:val="28"/>
              <w:szCs w:val="28"/>
            </w:rPr>
            <w:drawing>
              <wp:inline distT="0" distB="0" distL="0" distR="0">
                <wp:extent cx="6153150" cy="460057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53150" cy="4600575"/>
                        </a:xfrm>
                        <a:prstGeom prst="rect">
                          <a:avLst/>
                        </a:prstGeom>
                        <a:noFill/>
                        <a:ln>
                          <a:noFill/>
                        </a:ln>
                      </pic:spPr>
                    </pic:pic>
                  </a:graphicData>
                </a:graphic>
              </wp:inline>
            </w:drawing>
          </w:r>
        </w:del>
      </w:ins>
    </w:p>
    <w:p w14:paraId="4636D099">
      <w:pPr>
        <w:rPr>
          <w:ins w:id="203" w:author="usama" w:date="2024-06-25T22:38:40Z"/>
          <w:sz w:val="28"/>
          <w:szCs w:val="28"/>
        </w:rPr>
      </w:pPr>
    </w:p>
    <w:p w14:paraId="1B6EA727">
      <w:pPr>
        <w:rPr>
          <w:ins w:id="204" w:author="usama" w:date="2024-06-25T22:38:40Z"/>
          <w:sz w:val="28"/>
          <w:szCs w:val="28"/>
        </w:rPr>
      </w:pPr>
    </w:p>
    <w:p w14:paraId="17DCCF5B">
      <w:pPr>
        <w:rPr>
          <w:ins w:id="205" w:author="usama" w:date="2024-06-25T22:38:41Z"/>
          <w:sz w:val="28"/>
          <w:szCs w:val="28"/>
        </w:rPr>
      </w:pPr>
    </w:p>
    <w:p w14:paraId="3059726F">
      <w:pPr>
        <w:rPr>
          <w:ins w:id="206" w:author="usama" w:date="2024-06-25T22:38:41Z"/>
          <w:sz w:val="28"/>
          <w:szCs w:val="28"/>
        </w:rPr>
      </w:pPr>
    </w:p>
    <w:p w14:paraId="212D7311">
      <w:pPr>
        <w:rPr>
          <w:ins w:id="207" w:author="usama" w:date="2024-06-25T22:38:41Z"/>
          <w:sz w:val="28"/>
          <w:szCs w:val="28"/>
        </w:rPr>
      </w:pPr>
    </w:p>
    <w:p w14:paraId="63F07762">
      <w:pPr>
        <w:rPr>
          <w:ins w:id="208" w:author="usama" w:date="2024-06-25T22:38:42Z"/>
          <w:sz w:val="28"/>
          <w:szCs w:val="28"/>
        </w:rPr>
      </w:pPr>
    </w:p>
    <w:p w14:paraId="0CBD0C69">
      <w:pPr>
        <w:rPr>
          <w:ins w:id="209" w:author="usama" w:date="2024-06-25T22:38:42Z"/>
          <w:sz w:val="28"/>
          <w:szCs w:val="28"/>
        </w:rPr>
      </w:pPr>
    </w:p>
    <w:p w14:paraId="6C54BCDD">
      <w:pPr>
        <w:rPr>
          <w:ins w:id="210" w:author="usama" w:date="2024-06-25T22:38:42Z"/>
          <w:sz w:val="28"/>
          <w:szCs w:val="28"/>
        </w:rPr>
      </w:pPr>
    </w:p>
    <w:p w14:paraId="0FA9CB8A">
      <w:pPr>
        <w:rPr>
          <w:ins w:id="211" w:author="usama" w:date="2024-06-25T22:38:43Z"/>
          <w:sz w:val="28"/>
          <w:szCs w:val="28"/>
        </w:rPr>
      </w:pPr>
    </w:p>
    <w:p w14:paraId="37FF1196">
      <w:pPr>
        <w:rPr>
          <w:ins w:id="212" w:author="usama" w:date="2024-06-25T22:38:43Z"/>
          <w:sz w:val="28"/>
          <w:szCs w:val="28"/>
        </w:rPr>
      </w:pPr>
    </w:p>
    <w:p w14:paraId="48A93769">
      <w:pPr>
        <w:rPr>
          <w:ins w:id="213" w:author="usama" w:date="2024-06-25T22:38:43Z"/>
          <w:sz w:val="28"/>
          <w:szCs w:val="28"/>
        </w:rPr>
      </w:pPr>
    </w:p>
    <w:p w14:paraId="033CA251">
      <w:pPr>
        <w:rPr>
          <w:ins w:id="214" w:author="usama" w:date="2024-06-25T22:38:43Z"/>
          <w:sz w:val="28"/>
          <w:szCs w:val="28"/>
        </w:rPr>
      </w:pPr>
    </w:p>
    <w:p w14:paraId="19CB2BCE">
      <w:pPr>
        <w:rPr>
          <w:ins w:id="215" w:author="usama" w:date="2024-06-25T22:38:47Z"/>
          <w:sz w:val="28"/>
          <w:szCs w:val="28"/>
        </w:rPr>
      </w:pPr>
    </w:p>
    <w:p w14:paraId="6DD3D8FF">
      <w:pPr>
        <w:rPr>
          <w:sz w:val="28"/>
          <w:szCs w:val="28"/>
        </w:rPr>
      </w:pPr>
    </w:p>
    <w:p w14:paraId="64A392F5">
      <w:pPr>
        <w:numPr>
          <w:ilvl w:val="0"/>
          <w:numId w:val="3"/>
        </w:numPr>
        <w:rPr>
          <w:sz w:val="28"/>
          <w:szCs w:val="28"/>
          <w:u w:val="single"/>
        </w:rPr>
      </w:pPr>
      <w:bookmarkStart w:id="7" w:name="interfacedesign"/>
      <w:r>
        <w:rPr>
          <w:sz w:val="28"/>
          <w:szCs w:val="28"/>
          <w:u w:val="single"/>
        </w:rPr>
        <w:t>Interface Design</w:t>
      </w:r>
      <w:bookmarkEnd w:id="7"/>
      <w:ins w:id="216" w:author="Israr Ullah" w:date="2023-12-15T10:14:00Z">
        <w:r>
          <w:rPr>
            <w:sz w:val="28"/>
            <w:szCs w:val="28"/>
            <w:u w:val="single"/>
          </w:rPr>
          <w:t xml:space="preserve"> for Mobile App</w:t>
        </w:r>
      </w:ins>
    </w:p>
    <w:p w14:paraId="150E0212">
      <w:pPr>
        <w:rPr>
          <w:sz w:val="28"/>
          <w:szCs w:val="28"/>
          <w:u w:val="single"/>
        </w:rPr>
      </w:pPr>
    </w:p>
    <w:p w14:paraId="0F550F08">
      <w:pPr>
        <w:rPr>
          <w:ins w:id="217" w:author="dell" w:date="2024-08-16T21:36:16Z"/>
        </w:rPr>
      </w:pPr>
      <w:bookmarkStart w:id="9" w:name="_GoBack"/>
    </w:p>
    <w:bookmarkEnd w:id="9"/>
    <w:p w14:paraId="5F2E8741">
      <w:pPr>
        <w:ind w:left="360"/>
        <w:jc w:val="center"/>
        <w:rPr>
          <w:ins w:id="219" w:author="usama" w:date="2024-06-25T22:38:13Z"/>
          <w:rStyle w:val="7"/>
        </w:rPr>
        <w:pPrChange w:id="218" w:author="Usama Ahmad" w:date="2024-01-18T20:39:00Z">
          <w:pPr>
            <w:ind w:left="360"/>
          </w:pPr>
        </w:pPrChange>
      </w:pPr>
      <w:ins w:id="220" w:author="Usama Ahmad" w:date="2024-01-15T17:31:00Z">
        <w:del w:id="221" w:author="dell" w:date="2024-08-16T21:36:16Z">
          <w:commentRangeStart w:id="6"/>
          <w:r>
            <w:rPr/>
            <w:drawing>
              <wp:inline distT="0" distB="0" distL="0" distR="0">
                <wp:extent cx="4751705" cy="8685530"/>
                <wp:effectExtent l="0" t="0" r="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52000" cy="8685595"/>
                        </a:xfrm>
                        <a:prstGeom prst="rect">
                          <a:avLst/>
                        </a:prstGeom>
                        <a:noFill/>
                        <a:ln>
                          <a:noFill/>
                        </a:ln>
                      </pic:spPr>
                    </pic:pic>
                  </a:graphicData>
                </a:graphic>
              </wp:inline>
            </w:drawing>
          </w:r>
          <w:commentRangeEnd w:id="6"/>
        </w:del>
      </w:ins>
      <w:r>
        <w:rPr>
          <w:rStyle w:val="7"/>
        </w:rPr>
        <w:commentReference w:id="6"/>
      </w:r>
    </w:p>
    <w:p w14:paraId="581DCB6C">
      <w:pPr>
        <w:ind w:left="360"/>
        <w:jc w:val="center"/>
        <w:rPr>
          <w:ins w:id="225" w:author="usama" w:date="2024-06-25T22:38:14Z"/>
          <w:rStyle w:val="7"/>
        </w:rPr>
        <w:pPrChange w:id="224" w:author="Usama Ahmad" w:date="2024-01-18T20:39:00Z">
          <w:pPr>
            <w:ind w:left="360"/>
          </w:pPr>
        </w:pPrChange>
      </w:pPr>
    </w:p>
    <w:p w14:paraId="17C40B72">
      <w:pPr>
        <w:ind w:left="360"/>
        <w:jc w:val="center"/>
        <w:rPr>
          <w:ins w:id="227" w:author="usama" w:date="2024-06-25T22:38:16Z"/>
          <w:rStyle w:val="7"/>
        </w:rPr>
        <w:pPrChange w:id="226" w:author="Usama Ahmad" w:date="2024-01-18T20:39:00Z">
          <w:pPr>
            <w:ind w:left="360"/>
          </w:pPr>
        </w:pPrChange>
      </w:pPr>
    </w:p>
    <w:p w14:paraId="383610F6">
      <w:pPr>
        <w:ind w:left="360"/>
        <w:jc w:val="center"/>
        <w:rPr>
          <w:del w:id="229" w:author="Usama Ahmad" w:date="2024-01-15T17:31:00Z"/>
          <w:sz w:val="28"/>
          <w:szCs w:val="28"/>
        </w:rPr>
        <w:pPrChange w:id="228" w:author="Usama Ahmad" w:date="2024-01-18T20:39:00Z">
          <w:pPr>
            <w:ind w:left="360"/>
          </w:pPr>
        </w:pPrChange>
      </w:pPr>
      <w:ins w:id="230" w:author="usama" w:date="2024-06-25T22:38:18Z">
        <w:r>
          <w:rPr/>
          <w:drawing>
            <wp:inline distT="0" distB="0" distL="114300" distR="114300">
              <wp:extent cx="5363210" cy="8930640"/>
              <wp:effectExtent l="0" t="0" r="889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7"/>
                      <a:srcRect l="-27" t="-12" r="-27" b="-12"/>
                      <a:stretch>
                        <a:fillRect/>
                      </a:stretch>
                    </pic:blipFill>
                    <pic:spPr>
                      <a:xfrm>
                        <a:off x="0" y="0"/>
                        <a:ext cx="5363210" cy="8930640"/>
                      </a:xfrm>
                      <a:prstGeom prst="rect">
                        <a:avLst/>
                      </a:prstGeom>
                      <a:solidFill>
                        <a:srgbClr val="FFFFFF"/>
                      </a:solidFill>
                      <a:ln>
                        <a:noFill/>
                      </a:ln>
                    </pic:spPr>
                  </pic:pic>
                </a:graphicData>
              </a:graphic>
            </wp:inline>
          </w:drawing>
        </w:r>
      </w:ins>
      <w:del w:id="232" w:author="Usama Ahmad" w:date="2024-01-15T17:31:00Z">
        <w:r>
          <w:rPr>
            <w:sz w:val="28"/>
            <w:szCs w:val="28"/>
          </w:rPr>
          <w:delText>&lt;</w:delText>
        </w:r>
      </w:del>
      <w:del w:id="233" w:author="Usama Ahmad" w:date="2024-01-15T17:31:00Z">
        <w:r>
          <w:rPr>
            <w:color w:val="0000FF"/>
            <w:sz w:val="28"/>
            <w:szCs w:val="28"/>
          </w:rPr>
          <w:delText>Provide here the screenshots (GUI) of the system (Provide 3 or 4 main GUIs/interfaces, to show the most important features of the application as you are visualizing your application to be, in actual development phase. You can update these GUIs in Final Report and Final Presentation, in case they are changed after the actual development.</w:delText>
        </w:r>
      </w:del>
      <w:del w:id="234" w:author="Usama Ahmad" w:date="2024-01-15T17:31:00Z">
        <w:r>
          <w:rPr>
            <w:sz w:val="28"/>
            <w:szCs w:val="28"/>
          </w:rPr>
          <w:delText>&gt;</w:delText>
        </w:r>
      </w:del>
    </w:p>
    <w:p w14:paraId="253CA31D">
      <w:pPr>
        <w:jc w:val="center"/>
        <w:rPr>
          <w:sz w:val="28"/>
          <w:szCs w:val="28"/>
          <w:u w:val="single"/>
        </w:rPr>
        <w:pPrChange w:id="235" w:author="Usama Ahmad" w:date="2024-01-18T20:39:00Z">
          <w:pPr/>
        </w:pPrChange>
      </w:pPr>
    </w:p>
    <w:p w14:paraId="1D7707BF">
      <w:pPr>
        <w:numPr>
          <w:ilvl w:val="0"/>
          <w:numId w:val="3"/>
        </w:numPr>
        <w:rPr>
          <w:sz w:val="28"/>
          <w:szCs w:val="28"/>
          <w:u w:val="single"/>
        </w:rPr>
      </w:pPr>
      <w:bookmarkStart w:id="8" w:name="testcases"/>
      <w:r>
        <w:rPr>
          <w:sz w:val="28"/>
          <w:szCs w:val="28"/>
          <w:u w:val="single"/>
        </w:rPr>
        <w:t>Test Cases</w:t>
      </w:r>
      <w:bookmarkEnd w:id="8"/>
    </w:p>
    <w:p w14:paraId="2F21F98A"/>
    <w:p w14:paraId="7667234C">
      <w:pPr>
        <w:rPr>
          <w:ins w:id="236" w:author="Usama Ahmad" w:date="2024-01-14T13:00:00Z"/>
          <w:b/>
          <w:bCs/>
          <w:sz w:val="24"/>
          <w:szCs w:val="24"/>
          <w:rPrChange w:id="237" w:author="Usama Ahmad" w:date="2024-01-14T13:01:00Z">
            <w:rPr>
              <w:ins w:id="238" w:author="Usama Ahmad" w:date="2024-01-14T13:00:00Z"/>
              <w:b/>
              <w:bCs/>
              <w:sz w:val="28"/>
              <w:szCs w:val="28"/>
            </w:rPr>
          </w:rPrChange>
        </w:rPr>
      </w:pPr>
      <w:ins w:id="239" w:author="Usama Ahmad" w:date="2024-01-14T13:00:00Z">
        <w:r>
          <w:rPr>
            <w:b/>
            <w:bCs/>
            <w:sz w:val="24"/>
            <w:szCs w:val="24"/>
            <w:rPrChange w:id="240" w:author="Usama Ahmad" w:date="2024-01-14T13:01:00Z">
              <w:rPr>
                <w:b/>
                <w:bCs/>
                <w:sz w:val="28"/>
                <w:szCs w:val="28"/>
              </w:rPr>
            </w:rPrChange>
          </w:rPr>
          <w:t>Test Case 1: Monitor Water Level (UC-1)</w:t>
        </w:r>
      </w:ins>
    </w:p>
    <w:p w14:paraId="72688E7A">
      <w:pPr>
        <w:rPr>
          <w:ins w:id="241" w:author="Usama Ahmad" w:date="2024-01-14T13:00:00Z"/>
          <w:sz w:val="24"/>
          <w:szCs w:val="24"/>
          <w:rPrChange w:id="242" w:author="Usama Ahmad" w:date="2024-01-14T13:01:00Z">
            <w:rPr>
              <w:ins w:id="243" w:author="Usama Ahmad" w:date="2024-01-14T13:00:00Z"/>
              <w:sz w:val="28"/>
              <w:szCs w:val="28"/>
            </w:rPr>
          </w:rPrChange>
        </w:rPr>
      </w:pPr>
      <w:ins w:id="244" w:author="Usama Ahmad" w:date="2024-01-14T13:00:00Z">
        <w:r>
          <w:rPr>
            <w:b/>
            <w:bCs/>
            <w:sz w:val="24"/>
            <w:szCs w:val="24"/>
            <w:rPrChange w:id="245" w:author="Usama Ahmad" w:date="2024-01-14T13:01:00Z">
              <w:rPr>
                <w:b/>
                <w:bCs/>
                <w:sz w:val="28"/>
                <w:szCs w:val="28"/>
              </w:rPr>
            </w:rPrChange>
          </w:rPr>
          <w:t>Actions:</w:t>
        </w:r>
      </w:ins>
    </w:p>
    <w:p w14:paraId="447B61EB">
      <w:pPr>
        <w:numPr>
          <w:ilvl w:val="0"/>
          <w:numId w:val="4"/>
        </w:numPr>
        <w:rPr>
          <w:ins w:id="246" w:author="Usama Ahmad" w:date="2024-01-14T13:00:00Z"/>
          <w:sz w:val="24"/>
          <w:szCs w:val="24"/>
          <w:rPrChange w:id="247" w:author="Usama Ahmad" w:date="2024-01-14T13:01:00Z">
            <w:rPr>
              <w:ins w:id="248" w:author="Usama Ahmad" w:date="2024-01-14T13:00:00Z"/>
              <w:sz w:val="28"/>
              <w:szCs w:val="28"/>
            </w:rPr>
          </w:rPrChange>
        </w:rPr>
      </w:pPr>
      <w:ins w:id="249" w:author="Usama Ahmad" w:date="2024-01-14T13:00:00Z">
        <w:r>
          <w:rPr>
            <w:sz w:val="24"/>
            <w:szCs w:val="24"/>
            <w:rPrChange w:id="250" w:author="Usama Ahmad" w:date="2024-01-14T13:01:00Z">
              <w:rPr>
                <w:sz w:val="28"/>
                <w:szCs w:val="28"/>
              </w:rPr>
            </w:rPrChange>
          </w:rPr>
          <w:t>The ultrasonic sensor measures the water level in the roof tank.</w:t>
        </w:r>
      </w:ins>
    </w:p>
    <w:p w14:paraId="1DC31552">
      <w:pPr>
        <w:numPr>
          <w:ilvl w:val="0"/>
          <w:numId w:val="4"/>
        </w:numPr>
        <w:rPr>
          <w:ins w:id="251" w:author="Usama Ahmad" w:date="2024-01-14T13:00:00Z"/>
          <w:sz w:val="24"/>
          <w:szCs w:val="24"/>
          <w:rPrChange w:id="252" w:author="Usama Ahmad" w:date="2024-01-14T13:01:00Z">
            <w:rPr>
              <w:ins w:id="253" w:author="Usama Ahmad" w:date="2024-01-14T13:00:00Z"/>
              <w:sz w:val="28"/>
              <w:szCs w:val="28"/>
            </w:rPr>
          </w:rPrChange>
        </w:rPr>
      </w:pPr>
      <w:ins w:id="254" w:author="Usama Ahmad" w:date="2024-01-14T13:00:00Z">
        <w:r>
          <w:rPr>
            <w:sz w:val="24"/>
            <w:szCs w:val="24"/>
            <w:rPrChange w:id="255" w:author="Usama Ahmad" w:date="2024-01-14T13:01:00Z">
              <w:rPr>
                <w:sz w:val="28"/>
                <w:szCs w:val="28"/>
              </w:rPr>
            </w:rPrChange>
          </w:rPr>
          <w:t>The ESP32-Micro-Controller reads the sensor data and sends it to the Blynk mobile app.</w:t>
        </w:r>
      </w:ins>
    </w:p>
    <w:p w14:paraId="067EF7BB">
      <w:pPr>
        <w:rPr>
          <w:ins w:id="256" w:author="Usama Ahmad" w:date="2024-01-14T13:00:00Z"/>
          <w:sz w:val="24"/>
          <w:szCs w:val="24"/>
          <w:rPrChange w:id="257" w:author="Usama Ahmad" w:date="2024-01-14T13:01:00Z">
            <w:rPr>
              <w:ins w:id="258" w:author="Usama Ahmad" w:date="2024-01-14T13:00:00Z"/>
              <w:sz w:val="28"/>
              <w:szCs w:val="28"/>
            </w:rPr>
          </w:rPrChange>
        </w:rPr>
      </w:pPr>
      <w:ins w:id="259" w:author="Usama Ahmad" w:date="2024-01-14T13:00:00Z">
        <w:r>
          <w:rPr>
            <w:b/>
            <w:bCs/>
            <w:sz w:val="24"/>
            <w:szCs w:val="24"/>
            <w:rPrChange w:id="260" w:author="Usama Ahmad" w:date="2024-01-14T13:01:00Z">
              <w:rPr>
                <w:b/>
                <w:bCs/>
                <w:sz w:val="28"/>
                <w:szCs w:val="28"/>
              </w:rPr>
            </w:rPrChange>
          </w:rPr>
          <w:t>Expected Results:</w:t>
        </w:r>
      </w:ins>
    </w:p>
    <w:p w14:paraId="7D70A389">
      <w:pPr>
        <w:numPr>
          <w:ilvl w:val="0"/>
          <w:numId w:val="5"/>
        </w:numPr>
        <w:rPr>
          <w:ins w:id="261" w:author="Usama Ahmad" w:date="2024-01-14T13:00:00Z"/>
          <w:sz w:val="24"/>
          <w:szCs w:val="24"/>
          <w:rPrChange w:id="262" w:author="Usama Ahmad" w:date="2024-01-14T13:01:00Z">
            <w:rPr>
              <w:ins w:id="263" w:author="Usama Ahmad" w:date="2024-01-14T13:00:00Z"/>
              <w:sz w:val="28"/>
              <w:szCs w:val="28"/>
            </w:rPr>
          </w:rPrChange>
        </w:rPr>
      </w:pPr>
      <w:ins w:id="264" w:author="Usama Ahmad" w:date="2024-01-14T13:00:00Z">
        <w:r>
          <w:rPr>
            <w:sz w:val="24"/>
            <w:szCs w:val="24"/>
            <w:rPrChange w:id="265" w:author="Usama Ahmad" w:date="2024-01-14T13:01:00Z">
              <w:rPr>
                <w:sz w:val="28"/>
                <w:szCs w:val="28"/>
              </w:rPr>
            </w:rPrChange>
          </w:rPr>
          <w:t>The water level is displayed on the mobile app.</w:t>
        </w:r>
      </w:ins>
    </w:p>
    <w:p w14:paraId="64FDE152">
      <w:pPr>
        <w:rPr>
          <w:ins w:id="266" w:author="Usama Ahmad" w:date="2024-01-14T13:00:00Z"/>
          <w:sz w:val="24"/>
          <w:szCs w:val="24"/>
          <w:rPrChange w:id="267" w:author="Usama Ahmad" w:date="2024-01-14T13:01:00Z">
            <w:rPr>
              <w:ins w:id="268" w:author="Usama Ahmad" w:date="2024-01-14T13:00:00Z"/>
              <w:sz w:val="28"/>
              <w:szCs w:val="28"/>
            </w:rPr>
          </w:rPrChange>
        </w:rPr>
      </w:pPr>
      <w:ins w:id="269" w:author="Usama Ahmad" w:date="2024-01-14T13:00:00Z">
        <w:r>
          <w:rPr>
            <w:b/>
            <w:bCs/>
            <w:sz w:val="24"/>
            <w:szCs w:val="24"/>
            <w:rPrChange w:id="270" w:author="Usama Ahmad" w:date="2024-01-14T13:01:00Z">
              <w:rPr>
                <w:b/>
                <w:bCs/>
                <w:sz w:val="28"/>
                <w:szCs w:val="28"/>
              </w:rPr>
            </w:rPrChange>
          </w:rPr>
          <w:t>Post-Conditions:</w:t>
        </w:r>
      </w:ins>
    </w:p>
    <w:p w14:paraId="6A56F71A">
      <w:pPr>
        <w:numPr>
          <w:ilvl w:val="0"/>
          <w:numId w:val="6"/>
        </w:numPr>
        <w:rPr>
          <w:ins w:id="271" w:author="Usama Ahmad" w:date="2024-01-14T13:00:00Z"/>
          <w:sz w:val="24"/>
          <w:szCs w:val="24"/>
          <w:rPrChange w:id="272" w:author="Usama Ahmad" w:date="2024-01-14T13:01:00Z">
            <w:rPr>
              <w:ins w:id="273" w:author="Usama Ahmad" w:date="2024-01-14T13:00:00Z"/>
              <w:sz w:val="28"/>
              <w:szCs w:val="28"/>
            </w:rPr>
          </w:rPrChange>
        </w:rPr>
      </w:pPr>
      <w:ins w:id="274" w:author="Usama Ahmad" w:date="2024-01-14T13:00:00Z">
        <w:r>
          <w:rPr>
            <w:sz w:val="24"/>
            <w:szCs w:val="24"/>
            <w:rPrChange w:id="275" w:author="Usama Ahmad" w:date="2024-01-14T13:01:00Z">
              <w:rPr>
                <w:sz w:val="28"/>
                <w:szCs w:val="28"/>
              </w:rPr>
            </w:rPrChange>
          </w:rPr>
          <w:t>The water level is displayed on the mobile app.</w:t>
        </w:r>
      </w:ins>
    </w:p>
    <w:p w14:paraId="57AB0233">
      <w:pPr>
        <w:rPr>
          <w:ins w:id="276" w:author="Usama Ahmad" w:date="2024-01-14T13:00:00Z"/>
          <w:b/>
          <w:bCs/>
          <w:sz w:val="24"/>
          <w:szCs w:val="24"/>
          <w:rPrChange w:id="277" w:author="Usama Ahmad" w:date="2024-01-14T13:01:00Z">
            <w:rPr>
              <w:ins w:id="278" w:author="Usama Ahmad" w:date="2024-01-14T13:00:00Z"/>
              <w:b/>
              <w:bCs/>
              <w:sz w:val="28"/>
              <w:szCs w:val="28"/>
            </w:rPr>
          </w:rPrChange>
        </w:rPr>
      </w:pPr>
      <w:ins w:id="279" w:author="Usama Ahmad" w:date="2024-01-14T13:00:00Z">
        <w:r>
          <w:rPr>
            <w:b/>
            <w:bCs/>
            <w:sz w:val="24"/>
            <w:szCs w:val="24"/>
            <w:rPrChange w:id="280" w:author="Usama Ahmad" w:date="2024-01-14T13:01:00Z">
              <w:rPr>
                <w:b/>
                <w:bCs/>
                <w:sz w:val="28"/>
                <w:szCs w:val="28"/>
              </w:rPr>
            </w:rPrChange>
          </w:rPr>
          <w:t>Test Case 2: Start Water Pump (UC-2)</w:t>
        </w:r>
      </w:ins>
    </w:p>
    <w:p w14:paraId="51AC14F4">
      <w:pPr>
        <w:rPr>
          <w:ins w:id="281" w:author="Usama Ahmad" w:date="2024-01-14T13:00:00Z"/>
          <w:sz w:val="24"/>
          <w:szCs w:val="24"/>
          <w:rPrChange w:id="282" w:author="Usama Ahmad" w:date="2024-01-14T13:01:00Z">
            <w:rPr>
              <w:ins w:id="283" w:author="Usama Ahmad" w:date="2024-01-14T13:00:00Z"/>
              <w:sz w:val="28"/>
              <w:szCs w:val="28"/>
            </w:rPr>
          </w:rPrChange>
        </w:rPr>
      </w:pPr>
      <w:ins w:id="284" w:author="Usama Ahmad" w:date="2024-01-14T13:00:00Z">
        <w:r>
          <w:rPr>
            <w:b/>
            <w:bCs/>
            <w:sz w:val="24"/>
            <w:szCs w:val="24"/>
            <w:rPrChange w:id="285" w:author="Usama Ahmad" w:date="2024-01-14T13:01:00Z">
              <w:rPr>
                <w:b/>
                <w:bCs/>
                <w:sz w:val="28"/>
                <w:szCs w:val="28"/>
              </w:rPr>
            </w:rPrChange>
          </w:rPr>
          <w:t>Actions:</w:t>
        </w:r>
      </w:ins>
    </w:p>
    <w:p w14:paraId="232B231D">
      <w:pPr>
        <w:numPr>
          <w:ilvl w:val="0"/>
          <w:numId w:val="7"/>
        </w:numPr>
        <w:rPr>
          <w:ins w:id="286" w:author="Usama Ahmad" w:date="2024-01-14T13:00:00Z"/>
          <w:sz w:val="24"/>
          <w:szCs w:val="24"/>
          <w:rPrChange w:id="287" w:author="Usama Ahmad" w:date="2024-01-14T13:01:00Z">
            <w:rPr>
              <w:ins w:id="288" w:author="Usama Ahmad" w:date="2024-01-14T13:00:00Z"/>
              <w:sz w:val="28"/>
              <w:szCs w:val="28"/>
            </w:rPr>
          </w:rPrChange>
        </w:rPr>
      </w:pPr>
      <w:ins w:id="289" w:author="Usama Ahmad" w:date="2024-01-14T13:00:00Z">
        <w:r>
          <w:rPr>
            <w:sz w:val="24"/>
            <w:szCs w:val="24"/>
            <w:rPrChange w:id="290" w:author="Usama Ahmad" w:date="2024-01-14T13:01:00Z">
              <w:rPr>
                <w:sz w:val="28"/>
                <w:szCs w:val="28"/>
              </w:rPr>
            </w:rPrChange>
          </w:rPr>
          <w:t>The water level falls below a predefined threshold.</w:t>
        </w:r>
      </w:ins>
    </w:p>
    <w:p w14:paraId="72C9F4B4">
      <w:pPr>
        <w:numPr>
          <w:ilvl w:val="0"/>
          <w:numId w:val="7"/>
        </w:numPr>
        <w:rPr>
          <w:ins w:id="291" w:author="Usama Ahmad" w:date="2024-01-14T13:00:00Z"/>
          <w:sz w:val="24"/>
          <w:szCs w:val="24"/>
          <w:rPrChange w:id="292" w:author="Usama Ahmad" w:date="2024-01-14T13:01:00Z">
            <w:rPr>
              <w:ins w:id="293" w:author="Usama Ahmad" w:date="2024-01-14T13:00:00Z"/>
              <w:sz w:val="28"/>
              <w:szCs w:val="28"/>
            </w:rPr>
          </w:rPrChange>
        </w:rPr>
      </w:pPr>
      <w:ins w:id="294" w:author="Usama Ahmad" w:date="2024-01-14T13:00:00Z">
        <w:r>
          <w:rPr>
            <w:sz w:val="24"/>
            <w:szCs w:val="24"/>
            <w:rPrChange w:id="295" w:author="Usama Ahmad" w:date="2024-01-14T13:01:00Z">
              <w:rPr>
                <w:sz w:val="28"/>
                <w:szCs w:val="28"/>
              </w:rPr>
            </w:rPrChange>
          </w:rPr>
          <w:t>The ESP32-Micro-Controller sends a signal to the relay module to turn on the water pump.</w:t>
        </w:r>
      </w:ins>
    </w:p>
    <w:p w14:paraId="2CB1CF2A">
      <w:pPr>
        <w:rPr>
          <w:ins w:id="296" w:author="Usama Ahmad" w:date="2024-01-14T13:00:00Z"/>
          <w:sz w:val="24"/>
          <w:szCs w:val="24"/>
          <w:rPrChange w:id="297" w:author="Usama Ahmad" w:date="2024-01-14T13:01:00Z">
            <w:rPr>
              <w:ins w:id="298" w:author="Usama Ahmad" w:date="2024-01-14T13:00:00Z"/>
              <w:sz w:val="28"/>
              <w:szCs w:val="28"/>
            </w:rPr>
          </w:rPrChange>
        </w:rPr>
      </w:pPr>
      <w:ins w:id="299" w:author="Usama Ahmad" w:date="2024-01-14T13:00:00Z">
        <w:r>
          <w:rPr>
            <w:b/>
            <w:bCs/>
            <w:sz w:val="24"/>
            <w:szCs w:val="24"/>
            <w:rPrChange w:id="300" w:author="Usama Ahmad" w:date="2024-01-14T13:01:00Z">
              <w:rPr>
                <w:b/>
                <w:bCs/>
                <w:sz w:val="28"/>
                <w:szCs w:val="28"/>
              </w:rPr>
            </w:rPrChange>
          </w:rPr>
          <w:t>Expected Results:</w:t>
        </w:r>
      </w:ins>
    </w:p>
    <w:p w14:paraId="7044974A">
      <w:pPr>
        <w:numPr>
          <w:ilvl w:val="0"/>
          <w:numId w:val="8"/>
        </w:numPr>
        <w:rPr>
          <w:ins w:id="301" w:author="Usama Ahmad" w:date="2024-01-14T13:00:00Z"/>
          <w:sz w:val="24"/>
          <w:szCs w:val="24"/>
          <w:rPrChange w:id="302" w:author="Usama Ahmad" w:date="2024-01-14T13:01:00Z">
            <w:rPr>
              <w:ins w:id="303" w:author="Usama Ahmad" w:date="2024-01-14T13:00:00Z"/>
              <w:sz w:val="28"/>
              <w:szCs w:val="28"/>
            </w:rPr>
          </w:rPrChange>
        </w:rPr>
      </w:pPr>
      <w:ins w:id="304" w:author="Usama Ahmad" w:date="2024-01-14T13:00:00Z">
        <w:r>
          <w:rPr>
            <w:sz w:val="24"/>
            <w:szCs w:val="24"/>
            <w:rPrChange w:id="305" w:author="Usama Ahmad" w:date="2024-01-14T13:01:00Z">
              <w:rPr>
                <w:sz w:val="28"/>
                <w:szCs w:val="28"/>
              </w:rPr>
            </w:rPrChange>
          </w:rPr>
          <w:t>The water pump turns on and starts filling the ground tank.</w:t>
        </w:r>
      </w:ins>
    </w:p>
    <w:p w14:paraId="278F665C">
      <w:pPr>
        <w:rPr>
          <w:ins w:id="306" w:author="Usama Ahmad" w:date="2024-01-14T13:00:00Z"/>
          <w:sz w:val="24"/>
          <w:szCs w:val="24"/>
          <w:rPrChange w:id="307" w:author="Usama Ahmad" w:date="2024-01-14T13:01:00Z">
            <w:rPr>
              <w:ins w:id="308" w:author="Usama Ahmad" w:date="2024-01-14T13:00:00Z"/>
              <w:sz w:val="28"/>
              <w:szCs w:val="28"/>
            </w:rPr>
          </w:rPrChange>
        </w:rPr>
      </w:pPr>
      <w:ins w:id="309" w:author="Usama Ahmad" w:date="2024-01-14T13:00:00Z">
        <w:r>
          <w:rPr>
            <w:b/>
            <w:bCs/>
            <w:sz w:val="24"/>
            <w:szCs w:val="24"/>
            <w:rPrChange w:id="310" w:author="Usama Ahmad" w:date="2024-01-14T13:01:00Z">
              <w:rPr>
                <w:b/>
                <w:bCs/>
                <w:sz w:val="28"/>
                <w:szCs w:val="28"/>
              </w:rPr>
            </w:rPrChange>
          </w:rPr>
          <w:t>Post-Conditions:</w:t>
        </w:r>
      </w:ins>
    </w:p>
    <w:p w14:paraId="13BF5C77">
      <w:pPr>
        <w:numPr>
          <w:ilvl w:val="0"/>
          <w:numId w:val="9"/>
        </w:numPr>
        <w:rPr>
          <w:ins w:id="311" w:author="Usama Ahmad" w:date="2024-01-14T13:00:00Z"/>
          <w:sz w:val="24"/>
          <w:szCs w:val="24"/>
          <w:rPrChange w:id="312" w:author="Usama Ahmad" w:date="2024-01-14T13:01:00Z">
            <w:rPr>
              <w:ins w:id="313" w:author="Usama Ahmad" w:date="2024-01-14T13:00:00Z"/>
              <w:sz w:val="28"/>
              <w:szCs w:val="28"/>
            </w:rPr>
          </w:rPrChange>
        </w:rPr>
      </w:pPr>
      <w:ins w:id="314" w:author="Usama Ahmad" w:date="2024-01-14T13:00:00Z">
        <w:r>
          <w:rPr>
            <w:sz w:val="24"/>
            <w:szCs w:val="24"/>
            <w:rPrChange w:id="315" w:author="Usama Ahmad" w:date="2024-01-14T13:01:00Z">
              <w:rPr>
                <w:sz w:val="28"/>
                <w:szCs w:val="28"/>
              </w:rPr>
            </w:rPrChange>
          </w:rPr>
          <w:t>The ground tank is filled with water.</w:t>
        </w:r>
      </w:ins>
    </w:p>
    <w:p w14:paraId="30578D6A">
      <w:pPr>
        <w:rPr>
          <w:ins w:id="316" w:author="Usama Ahmad" w:date="2024-01-14T13:00:00Z"/>
          <w:b/>
          <w:bCs/>
          <w:sz w:val="24"/>
          <w:szCs w:val="24"/>
          <w:rPrChange w:id="317" w:author="Usama Ahmad" w:date="2024-01-14T13:01:00Z">
            <w:rPr>
              <w:ins w:id="318" w:author="Usama Ahmad" w:date="2024-01-14T13:00:00Z"/>
              <w:b/>
              <w:bCs/>
              <w:sz w:val="28"/>
              <w:szCs w:val="28"/>
            </w:rPr>
          </w:rPrChange>
        </w:rPr>
      </w:pPr>
      <w:ins w:id="319" w:author="Usama Ahmad" w:date="2024-01-14T13:00:00Z">
        <w:r>
          <w:rPr>
            <w:b/>
            <w:bCs/>
            <w:sz w:val="24"/>
            <w:szCs w:val="24"/>
            <w:rPrChange w:id="320" w:author="Usama Ahmad" w:date="2024-01-14T13:01:00Z">
              <w:rPr>
                <w:b/>
                <w:bCs/>
                <w:sz w:val="28"/>
                <w:szCs w:val="28"/>
              </w:rPr>
            </w:rPrChange>
          </w:rPr>
          <w:t>Test Case 3: Stop Water Pump (No Flow) (UC-3)</w:t>
        </w:r>
      </w:ins>
    </w:p>
    <w:p w14:paraId="579101AE">
      <w:pPr>
        <w:rPr>
          <w:ins w:id="321" w:author="Usama Ahmad" w:date="2024-01-14T13:00:00Z"/>
          <w:sz w:val="24"/>
          <w:szCs w:val="24"/>
          <w:rPrChange w:id="322" w:author="Usama Ahmad" w:date="2024-01-14T13:01:00Z">
            <w:rPr>
              <w:ins w:id="323" w:author="Usama Ahmad" w:date="2024-01-14T13:00:00Z"/>
              <w:sz w:val="28"/>
              <w:szCs w:val="28"/>
            </w:rPr>
          </w:rPrChange>
        </w:rPr>
      </w:pPr>
      <w:ins w:id="324" w:author="Usama Ahmad" w:date="2024-01-14T13:00:00Z">
        <w:r>
          <w:rPr>
            <w:b/>
            <w:bCs/>
            <w:sz w:val="24"/>
            <w:szCs w:val="24"/>
            <w:rPrChange w:id="325" w:author="Usama Ahmad" w:date="2024-01-14T13:01:00Z">
              <w:rPr>
                <w:b/>
                <w:bCs/>
                <w:sz w:val="28"/>
                <w:szCs w:val="28"/>
              </w:rPr>
            </w:rPrChange>
          </w:rPr>
          <w:t>Actions:</w:t>
        </w:r>
      </w:ins>
    </w:p>
    <w:p w14:paraId="7E8A0DF6">
      <w:pPr>
        <w:numPr>
          <w:ilvl w:val="0"/>
          <w:numId w:val="10"/>
        </w:numPr>
        <w:rPr>
          <w:ins w:id="326" w:author="Usama Ahmad" w:date="2024-01-14T13:00:00Z"/>
          <w:sz w:val="24"/>
          <w:szCs w:val="24"/>
          <w:rPrChange w:id="327" w:author="Usama Ahmad" w:date="2024-01-14T13:01:00Z">
            <w:rPr>
              <w:ins w:id="328" w:author="Usama Ahmad" w:date="2024-01-14T13:00:00Z"/>
              <w:sz w:val="28"/>
              <w:szCs w:val="28"/>
            </w:rPr>
          </w:rPrChange>
        </w:rPr>
      </w:pPr>
      <w:ins w:id="329" w:author="Usama Ahmad" w:date="2024-01-14T13:00:00Z">
        <w:r>
          <w:rPr>
            <w:sz w:val="24"/>
            <w:szCs w:val="24"/>
            <w:rPrChange w:id="330" w:author="Usama Ahmad" w:date="2024-01-14T13:01:00Z">
              <w:rPr>
                <w:sz w:val="28"/>
                <w:szCs w:val="28"/>
              </w:rPr>
            </w:rPrChange>
          </w:rPr>
          <w:t>The water flow sensor detects no water flow in the pipe.</w:t>
        </w:r>
      </w:ins>
    </w:p>
    <w:p w14:paraId="6EF93705">
      <w:pPr>
        <w:numPr>
          <w:ilvl w:val="0"/>
          <w:numId w:val="10"/>
        </w:numPr>
        <w:rPr>
          <w:ins w:id="331" w:author="Usama Ahmad" w:date="2024-01-14T13:00:00Z"/>
          <w:sz w:val="24"/>
          <w:szCs w:val="24"/>
          <w:rPrChange w:id="332" w:author="Usama Ahmad" w:date="2024-01-14T13:01:00Z">
            <w:rPr>
              <w:ins w:id="333" w:author="Usama Ahmad" w:date="2024-01-14T13:00:00Z"/>
              <w:sz w:val="28"/>
              <w:szCs w:val="28"/>
            </w:rPr>
          </w:rPrChange>
        </w:rPr>
      </w:pPr>
      <w:ins w:id="334" w:author="Usama Ahmad" w:date="2024-01-14T13:00:00Z">
        <w:r>
          <w:rPr>
            <w:sz w:val="24"/>
            <w:szCs w:val="24"/>
            <w:rPrChange w:id="335" w:author="Usama Ahmad" w:date="2024-01-14T13:01:00Z">
              <w:rPr>
                <w:sz w:val="28"/>
                <w:szCs w:val="28"/>
              </w:rPr>
            </w:rPrChange>
          </w:rPr>
          <w:t>The ESP32-Micro-Controller sends a signal to the relay module to turn off the water pump.</w:t>
        </w:r>
      </w:ins>
    </w:p>
    <w:p w14:paraId="1696BC7E">
      <w:pPr>
        <w:rPr>
          <w:ins w:id="336" w:author="Usama Ahmad" w:date="2024-01-14T13:00:00Z"/>
          <w:sz w:val="24"/>
          <w:szCs w:val="24"/>
          <w:rPrChange w:id="337" w:author="Usama Ahmad" w:date="2024-01-14T13:01:00Z">
            <w:rPr>
              <w:ins w:id="338" w:author="Usama Ahmad" w:date="2024-01-14T13:00:00Z"/>
              <w:sz w:val="28"/>
              <w:szCs w:val="28"/>
            </w:rPr>
          </w:rPrChange>
        </w:rPr>
      </w:pPr>
      <w:ins w:id="339" w:author="Usama Ahmad" w:date="2024-01-14T13:00:00Z">
        <w:r>
          <w:rPr>
            <w:b/>
            <w:bCs/>
            <w:sz w:val="24"/>
            <w:szCs w:val="24"/>
            <w:rPrChange w:id="340" w:author="Usama Ahmad" w:date="2024-01-14T13:01:00Z">
              <w:rPr>
                <w:b/>
                <w:bCs/>
                <w:sz w:val="28"/>
                <w:szCs w:val="28"/>
              </w:rPr>
            </w:rPrChange>
          </w:rPr>
          <w:t>Expected Results:</w:t>
        </w:r>
      </w:ins>
    </w:p>
    <w:p w14:paraId="1AC937D7">
      <w:pPr>
        <w:numPr>
          <w:ilvl w:val="0"/>
          <w:numId w:val="11"/>
        </w:numPr>
        <w:rPr>
          <w:ins w:id="341" w:author="Usama Ahmad" w:date="2024-01-14T13:00:00Z"/>
          <w:sz w:val="24"/>
          <w:szCs w:val="24"/>
          <w:rPrChange w:id="342" w:author="Usama Ahmad" w:date="2024-01-14T13:01:00Z">
            <w:rPr>
              <w:ins w:id="343" w:author="Usama Ahmad" w:date="2024-01-14T13:00:00Z"/>
              <w:sz w:val="28"/>
              <w:szCs w:val="28"/>
            </w:rPr>
          </w:rPrChange>
        </w:rPr>
      </w:pPr>
      <w:ins w:id="344" w:author="Usama Ahmad" w:date="2024-01-14T13:00:00Z">
        <w:r>
          <w:rPr>
            <w:sz w:val="24"/>
            <w:szCs w:val="24"/>
            <w:rPrChange w:id="345" w:author="Usama Ahmad" w:date="2024-01-14T13:01:00Z">
              <w:rPr>
                <w:sz w:val="28"/>
                <w:szCs w:val="28"/>
              </w:rPr>
            </w:rPrChange>
          </w:rPr>
          <w:t>The water pump turns off.</w:t>
        </w:r>
      </w:ins>
    </w:p>
    <w:p w14:paraId="1D8CF294">
      <w:pPr>
        <w:rPr>
          <w:ins w:id="346" w:author="Usama Ahmad" w:date="2024-01-14T13:00:00Z"/>
          <w:sz w:val="24"/>
          <w:szCs w:val="24"/>
          <w:rPrChange w:id="347" w:author="Usama Ahmad" w:date="2024-01-14T13:01:00Z">
            <w:rPr>
              <w:ins w:id="348" w:author="Usama Ahmad" w:date="2024-01-14T13:00:00Z"/>
              <w:sz w:val="28"/>
              <w:szCs w:val="28"/>
            </w:rPr>
          </w:rPrChange>
        </w:rPr>
      </w:pPr>
      <w:ins w:id="349" w:author="Usama Ahmad" w:date="2024-01-14T13:00:00Z">
        <w:r>
          <w:rPr>
            <w:b/>
            <w:bCs/>
            <w:sz w:val="24"/>
            <w:szCs w:val="24"/>
            <w:rPrChange w:id="350" w:author="Usama Ahmad" w:date="2024-01-14T13:01:00Z">
              <w:rPr>
                <w:b/>
                <w:bCs/>
                <w:sz w:val="28"/>
                <w:szCs w:val="28"/>
              </w:rPr>
            </w:rPrChange>
          </w:rPr>
          <w:t>Post-Conditions:</w:t>
        </w:r>
      </w:ins>
    </w:p>
    <w:p w14:paraId="20580CB2">
      <w:pPr>
        <w:numPr>
          <w:ilvl w:val="0"/>
          <w:numId w:val="12"/>
        </w:numPr>
        <w:rPr>
          <w:ins w:id="351" w:author="Usama Ahmad" w:date="2024-01-14T13:00:00Z"/>
          <w:sz w:val="24"/>
          <w:szCs w:val="24"/>
          <w:rPrChange w:id="352" w:author="Usama Ahmad" w:date="2024-01-14T13:01:00Z">
            <w:rPr>
              <w:ins w:id="353" w:author="Usama Ahmad" w:date="2024-01-14T13:00:00Z"/>
              <w:sz w:val="28"/>
              <w:szCs w:val="28"/>
            </w:rPr>
          </w:rPrChange>
        </w:rPr>
      </w:pPr>
      <w:ins w:id="354" w:author="Usama Ahmad" w:date="2024-01-14T13:00:00Z">
        <w:r>
          <w:rPr>
            <w:sz w:val="24"/>
            <w:szCs w:val="24"/>
            <w:rPrChange w:id="355" w:author="Usama Ahmad" w:date="2024-01-14T13:01:00Z">
              <w:rPr>
                <w:sz w:val="28"/>
                <w:szCs w:val="28"/>
              </w:rPr>
            </w:rPrChange>
          </w:rPr>
          <w:t>The water pump is off.</w:t>
        </w:r>
      </w:ins>
    </w:p>
    <w:p w14:paraId="3FB91C34">
      <w:pPr>
        <w:rPr>
          <w:ins w:id="356" w:author="Usama Ahmad" w:date="2024-01-14T13:00:00Z"/>
          <w:b/>
          <w:bCs/>
          <w:sz w:val="24"/>
          <w:szCs w:val="24"/>
          <w:rPrChange w:id="357" w:author="Usama Ahmad" w:date="2024-01-14T13:01:00Z">
            <w:rPr>
              <w:ins w:id="358" w:author="Usama Ahmad" w:date="2024-01-14T13:00:00Z"/>
              <w:b/>
              <w:bCs/>
              <w:sz w:val="28"/>
              <w:szCs w:val="28"/>
            </w:rPr>
          </w:rPrChange>
        </w:rPr>
      </w:pPr>
      <w:ins w:id="359" w:author="Usama Ahmad" w:date="2024-01-14T13:00:00Z">
        <w:r>
          <w:rPr>
            <w:b/>
            <w:bCs/>
            <w:sz w:val="24"/>
            <w:szCs w:val="24"/>
            <w:rPrChange w:id="360" w:author="Usama Ahmad" w:date="2024-01-14T13:01:00Z">
              <w:rPr>
                <w:b/>
                <w:bCs/>
                <w:sz w:val="28"/>
                <w:szCs w:val="28"/>
              </w:rPr>
            </w:rPrChange>
          </w:rPr>
          <w:t>Test Case 4: Stop Water Pump (Overflow) (UC-4)</w:t>
        </w:r>
      </w:ins>
    </w:p>
    <w:p w14:paraId="247FDBDE">
      <w:pPr>
        <w:rPr>
          <w:ins w:id="361" w:author="Usama Ahmad" w:date="2024-01-14T13:00:00Z"/>
          <w:sz w:val="24"/>
          <w:szCs w:val="24"/>
          <w:rPrChange w:id="362" w:author="Usama Ahmad" w:date="2024-01-14T13:01:00Z">
            <w:rPr>
              <w:ins w:id="363" w:author="Usama Ahmad" w:date="2024-01-14T13:00:00Z"/>
              <w:sz w:val="28"/>
              <w:szCs w:val="28"/>
            </w:rPr>
          </w:rPrChange>
        </w:rPr>
      </w:pPr>
      <w:ins w:id="364" w:author="Usama Ahmad" w:date="2024-01-14T13:00:00Z">
        <w:r>
          <w:rPr>
            <w:b/>
            <w:bCs/>
            <w:sz w:val="24"/>
            <w:szCs w:val="24"/>
            <w:rPrChange w:id="365" w:author="Usama Ahmad" w:date="2024-01-14T13:01:00Z">
              <w:rPr>
                <w:b/>
                <w:bCs/>
                <w:sz w:val="28"/>
                <w:szCs w:val="28"/>
              </w:rPr>
            </w:rPrChange>
          </w:rPr>
          <w:t>Actions:</w:t>
        </w:r>
      </w:ins>
    </w:p>
    <w:p w14:paraId="1A00FF73">
      <w:pPr>
        <w:numPr>
          <w:ilvl w:val="0"/>
          <w:numId w:val="13"/>
        </w:numPr>
        <w:rPr>
          <w:ins w:id="366" w:author="Usama Ahmad" w:date="2024-01-14T13:00:00Z"/>
          <w:sz w:val="24"/>
          <w:szCs w:val="24"/>
          <w:rPrChange w:id="367" w:author="Usama Ahmad" w:date="2024-01-14T13:01:00Z">
            <w:rPr>
              <w:ins w:id="368" w:author="Usama Ahmad" w:date="2024-01-14T13:00:00Z"/>
              <w:sz w:val="28"/>
              <w:szCs w:val="28"/>
            </w:rPr>
          </w:rPrChange>
        </w:rPr>
      </w:pPr>
      <w:ins w:id="369" w:author="Usama Ahmad" w:date="2024-01-14T13:00:00Z">
        <w:r>
          <w:rPr>
            <w:sz w:val="24"/>
            <w:szCs w:val="24"/>
            <w:rPrChange w:id="370" w:author="Usama Ahmad" w:date="2024-01-14T13:01:00Z">
              <w:rPr>
                <w:sz w:val="28"/>
                <w:szCs w:val="28"/>
              </w:rPr>
            </w:rPrChange>
          </w:rPr>
          <w:t>The water level rises above a predefined threshold.</w:t>
        </w:r>
      </w:ins>
    </w:p>
    <w:p w14:paraId="01D85521">
      <w:pPr>
        <w:numPr>
          <w:ilvl w:val="0"/>
          <w:numId w:val="13"/>
        </w:numPr>
        <w:rPr>
          <w:ins w:id="371" w:author="Usama Ahmad" w:date="2024-01-14T13:00:00Z"/>
          <w:sz w:val="24"/>
          <w:szCs w:val="24"/>
          <w:rPrChange w:id="372" w:author="Usama Ahmad" w:date="2024-01-14T13:01:00Z">
            <w:rPr>
              <w:ins w:id="373" w:author="Usama Ahmad" w:date="2024-01-14T13:00:00Z"/>
              <w:sz w:val="28"/>
              <w:szCs w:val="28"/>
            </w:rPr>
          </w:rPrChange>
        </w:rPr>
      </w:pPr>
      <w:ins w:id="374" w:author="Usama Ahmad" w:date="2024-01-14T13:00:00Z">
        <w:r>
          <w:rPr>
            <w:sz w:val="24"/>
            <w:szCs w:val="24"/>
            <w:rPrChange w:id="375" w:author="Usama Ahmad" w:date="2024-01-14T13:01:00Z">
              <w:rPr>
                <w:sz w:val="28"/>
                <w:szCs w:val="28"/>
              </w:rPr>
            </w:rPrChange>
          </w:rPr>
          <w:t>The ESP32-Micro-Controller sends a signal to the relay module to turn off the water pump.</w:t>
        </w:r>
      </w:ins>
    </w:p>
    <w:p w14:paraId="0AD18681">
      <w:pPr>
        <w:rPr>
          <w:ins w:id="376" w:author="Usama Ahmad" w:date="2024-01-14T13:00:00Z"/>
          <w:sz w:val="24"/>
          <w:szCs w:val="24"/>
          <w:rPrChange w:id="377" w:author="Usama Ahmad" w:date="2024-01-14T13:01:00Z">
            <w:rPr>
              <w:ins w:id="378" w:author="Usama Ahmad" w:date="2024-01-14T13:00:00Z"/>
              <w:sz w:val="28"/>
              <w:szCs w:val="28"/>
            </w:rPr>
          </w:rPrChange>
        </w:rPr>
      </w:pPr>
      <w:ins w:id="379" w:author="Usama Ahmad" w:date="2024-01-14T13:00:00Z">
        <w:r>
          <w:rPr>
            <w:b/>
            <w:bCs/>
            <w:sz w:val="24"/>
            <w:szCs w:val="24"/>
            <w:rPrChange w:id="380" w:author="Usama Ahmad" w:date="2024-01-14T13:01:00Z">
              <w:rPr>
                <w:b/>
                <w:bCs/>
                <w:sz w:val="28"/>
                <w:szCs w:val="28"/>
              </w:rPr>
            </w:rPrChange>
          </w:rPr>
          <w:t>Expected Results:</w:t>
        </w:r>
      </w:ins>
    </w:p>
    <w:p w14:paraId="1E595137">
      <w:pPr>
        <w:numPr>
          <w:ilvl w:val="0"/>
          <w:numId w:val="14"/>
        </w:numPr>
        <w:rPr>
          <w:ins w:id="381" w:author="Usama Ahmad" w:date="2024-01-14T13:00:00Z"/>
          <w:sz w:val="24"/>
          <w:szCs w:val="24"/>
          <w:rPrChange w:id="382" w:author="Usama Ahmad" w:date="2024-01-14T13:01:00Z">
            <w:rPr>
              <w:ins w:id="383" w:author="Usama Ahmad" w:date="2024-01-14T13:00:00Z"/>
              <w:sz w:val="28"/>
              <w:szCs w:val="28"/>
            </w:rPr>
          </w:rPrChange>
        </w:rPr>
      </w:pPr>
      <w:ins w:id="384" w:author="Usama Ahmad" w:date="2024-01-14T13:00:00Z">
        <w:r>
          <w:rPr>
            <w:sz w:val="24"/>
            <w:szCs w:val="24"/>
            <w:rPrChange w:id="385" w:author="Usama Ahmad" w:date="2024-01-14T13:01:00Z">
              <w:rPr>
                <w:sz w:val="28"/>
                <w:szCs w:val="28"/>
              </w:rPr>
            </w:rPrChange>
          </w:rPr>
          <w:t>The water pump turns off.</w:t>
        </w:r>
      </w:ins>
    </w:p>
    <w:p w14:paraId="4040F0C9">
      <w:pPr>
        <w:rPr>
          <w:ins w:id="386" w:author="Usama Ahmad" w:date="2024-01-14T13:00:00Z"/>
          <w:sz w:val="24"/>
          <w:szCs w:val="24"/>
          <w:rPrChange w:id="387" w:author="Usama Ahmad" w:date="2024-01-14T13:01:00Z">
            <w:rPr>
              <w:ins w:id="388" w:author="Usama Ahmad" w:date="2024-01-14T13:00:00Z"/>
              <w:sz w:val="28"/>
              <w:szCs w:val="28"/>
            </w:rPr>
          </w:rPrChange>
        </w:rPr>
      </w:pPr>
      <w:ins w:id="389" w:author="Usama Ahmad" w:date="2024-01-14T13:00:00Z">
        <w:r>
          <w:rPr>
            <w:b/>
            <w:bCs/>
            <w:sz w:val="24"/>
            <w:szCs w:val="24"/>
            <w:rPrChange w:id="390" w:author="Usama Ahmad" w:date="2024-01-14T13:01:00Z">
              <w:rPr>
                <w:b/>
                <w:bCs/>
                <w:sz w:val="28"/>
                <w:szCs w:val="28"/>
              </w:rPr>
            </w:rPrChange>
          </w:rPr>
          <w:t>Post-Conditions:</w:t>
        </w:r>
      </w:ins>
    </w:p>
    <w:p w14:paraId="5714A3DE">
      <w:pPr>
        <w:numPr>
          <w:ilvl w:val="0"/>
          <w:numId w:val="15"/>
        </w:numPr>
        <w:rPr>
          <w:ins w:id="391" w:author="Usama Ahmad" w:date="2024-01-14T13:00:00Z"/>
          <w:sz w:val="24"/>
          <w:szCs w:val="24"/>
          <w:rPrChange w:id="392" w:author="Usama Ahmad" w:date="2024-01-14T13:01:00Z">
            <w:rPr>
              <w:ins w:id="393" w:author="Usama Ahmad" w:date="2024-01-14T13:00:00Z"/>
              <w:sz w:val="28"/>
              <w:szCs w:val="28"/>
            </w:rPr>
          </w:rPrChange>
        </w:rPr>
      </w:pPr>
      <w:ins w:id="394" w:author="Usama Ahmad" w:date="2024-01-14T13:00:00Z">
        <w:r>
          <w:rPr>
            <w:sz w:val="24"/>
            <w:szCs w:val="24"/>
            <w:rPrChange w:id="395" w:author="Usama Ahmad" w:date="2024-01-14T13:01:00Z">
              <w:rPr>
                <w:sz w:val="28"/>
                <w:szCs w:val="28"/>
              </w:rPr>
            </w:rPrChange>
          </w:rPr>
          <w:t>The water tank is not overflowing.</w:t>
        </w:r>
      </w:ins>
    </w:p>
    <w:p w14:paraId="7D7B3978">
      <w:pPr>
        <w:rPr>
          <w:ins w:id="396" w:author="Usama Ahmad" w:date="2024-01-14T13:00:00Z"/>
          <w:b/>
          <w:bCs/>
          <w:sz w:val="24"/>
          <w:szCs w:val="24"/>
          <w:rPrChange w:id="397" w:author="Usama Ahmad" w:date="2024-01-14T13:01:00Z">
            <w:rPr>
              <w:ins w:id="398" w:author="Usama Ahmad" w:date="2024-01-14T13:00:00Z"/>
              <w:b/>
              <w:bCs/>
              <w:sz w:val="28"/>
              <w:szCs w:val="28"/>
            </w:rPr>
          </w:rPrChange>
        </w:rPr>
      </w:pPr>
      <w:ins w:id="399" w:author="Usama Ahmad" w:date="2024-01-14T13:00:00Z">
        <w:r>
          <w:rPr>
            <w:b/>
            <w:bCs/>
            <w:sz w:val="24"/>
            <w:szCs w:val="24"/>
            <w:rPrChange w:id="400" w:author="Usama Ahmad" w:date="2024-01-14T13:01:00Z">
              <w:rPr>
                <w:b/>
                <w:bCs/>
                <w:sz w:val="28"/>
                <w:szCs w:val="28"/>
              </w:rPr>
            </w:rPrChange>
          </w:rPr>
          <w:t>Test Case 5: Turn On Water Pump Manually (UC-5)</w:t>
        </w:r>
      </w:ins>
    </w:p>
    <w:p w14:paraId="2B448E12">
      <w:pPr>
        <w:rPr>
          <w:ins w:id="401" w:author="Usama Ahmad" w:date="2024-01-14T13:00:00Z"/>
          <w:sz w:val="24"/>
          <w:szCs w:val="24"/>
          <w:rPrChange w:id="402" w:author="Usama Ahmad" w:date="2024-01-14T13:01:00Z">
            <w:rPr>
              <w:ins w:id="403" w:author="Usama Ahmad" w:date="2024-01-14T13:00:00Z"/>
              <w:sz w:val="28"/>
              <w:szCs w:val="28"/>
            </w:rPr>
          </w:rPrChange>
        </w:rPr>
      </w:pPr>
      <w:ins w:id="404" w:author="Usama Ahmad" w:date="2024-01-14T13:00:00Z">
        <w:r>
          <w:rPr>
            <w:b/>
            <w:bCs/>
            <w:sz w:val="24"/>
            <w:szCs w:val="24"/>
            <w:rPrChange w:id="405" w:author="Usama Ahmad" w:date="2024-01-14T13:01:00Z">
              <w:rPr>
                <w:b/>
                <w:bCs/>
                <w:sz w:val="28"/>
                <w:szCs w:val="28"/>
              </w:rPr>
            </w:rPrChange>
          </w:rPr>
          <w:t>Actions:</w:t>
        </w:r>
      </w:ins>
    </w:p>
    <w:p w14:paraId="60665946">
      <w:pPr>
        <w:numPr>
          <w:ilvl w:val="0"/>
          <w:numId w:val="16"/>
        </w:numPr>
        <w:rPr>
          <w:ins w:id="406" w:author="Usama Ahmad" w:date="2024-01-14T13:00:00Z"/>
          <w:sz w:val="24"/>
          <w:szCs w:val="24"/>
          <w:rPrChange w:id="407" w:author="Usama Ahmad" w:date="2024-01-14T13:01:00Z">
            <w:rPr>
              <w:ins w:id="408" w:author="Usama Ahmad" w:date="2024-01-14T13:00:00Z"/>
              <w:sz w:val="28"/>
              <w:szCs w:val="28"/>
            </w:rPr>
          </w:rPrChange>
        </w:rPr>
      </w:pPr>
      <w:ins w:id="409" w:author="Usama Ahmad" w:date="2024-01-14T13:00:00Z">
        <w:r>
          <w:rPr>
            <w:sz w:val="24"/>
            <w:szCs w:val="24"/>
            <w:rPrChange w:id="410" w:author="Usama Ahmad" w:date="2024-01-14T13:01:00Z">
              <w:rPr>
                <w:sz w:val="28"/>
                <w:szCs w:val="28"/>
              </w:rPr>
            </w:rPrChange>
          </w:rPr>
          <w:t>The user presses the "Turn on pump" button on the mobile app.</w:t>
        </w:r>
      </w:ins>
    </w:p>
    <w:p w14:paraId="05A3F7E8">
      <w:pPr>
        <w:numPr>
          <w:ilvl w:val="0"/>
          <w:numId w:val="16"/>
        </w:numPr>
        <w:rPr>
          <w:ins w:id="411" w:author="Usama Ahmad" w:date="2024-01-14T13:00:00Z"/>
          <w:sz w:val="24"/>
          <w:szCs w:val="24"/>
          <w:rPrChange w:id="412" w:author="Usama Ahmad" w:date="2024-01-14T13:01:00Z">
            <w:rPr>
              <w:ins w:id="413" w:author="Usama Ahmad" w:date="2024-01-14T13:00:00Z"/>
              <w:sz w:val="28"/>
              <w:szCs w:val="28"/>
            </w:rPr>
          </w:rPrChange>
        </w:rPr>
      </w:pPr>
      <w:ins w:id="414" w:author="Usama Ahmad" w:date="2024-01-14T13:00:00Z">
        <w:r>
          <w:rPr>
            <w:sz w:val="24"/>
            <w:szCs w:val="24"/>
            <w:rPrChange w:id="415" w:author="Usama Ahmad" w:date="2024-01-14T13:01:00Z">
              <w:rPr>
                <w:sz w:val="28"/>
                <w:szCs w:val="28"/>
              </w:rPr>
            </w:rPrChange>
          </w:rPr>
          <w:t>The Blynk mobile app sends a signal to the ESP32-Micro-Controller.</w:t>
        </w:r>
      </w:ins>
    </w:p>
    <w:p w14:paraId="4267982B">
      <w:pPr>
        <w:numPr>
          <w:ilvl w:val="0"/>
          <w:numId w:val="16"/>
        </w:numPr>
        <w:rPr>
          <w:ins w:id="416" w:author="Usama Ahmad" w:date="2024-01-14T13:00:00Z"/>
          <w:sz w:val="24"/>
          <w:szCs w:val="24"/>
          <w:rPrChange w:id="417" w:author="Usama Ahmad" w:date="2024-01-14T13:01:00Z">
            <w:rPr>
              <w:ins w:id="418" w:author="Usama Ahmad" w:date="2024-01-14T13:00:00Z"/>
              <w:sz w:val="28"/>
              <w:szCs w:val="28"/>
            </w:rPr>
          </w:rPrChange>
        </w:rPr>
      </w:pPr>
      <w:ins w:id="419" w:author="Usama Ahmad" w:date="2024-01-14T13:00:00Z">
        <w:r>
          <w:rPr>
            <w:sz w:val="24"/>
            <w:szCs w:val="24"/>
            <w:rPrChange w:id="420" w:author="Usama Ahmad" w:date="2024-01-14T13:01:00Z">
              <w:rPr>
                <w:sz w:val="28"/>
                <w:szCs w:val="28"/>
              </w:rPr>
            </w:rPrChange>
          </w:rPr>
          <w:t>The ESP32-Micro-Controller sends a signal to the relay module to turn on the water pump.</w:t>
        </w:r>
      </w:ins>
    </w:p>
    <w:p w14:paraId="3D3D9492">
      <w:pPr>
        <w:rPr>
          <w:ins w:id="421" w:author="Usama Ahmad" w:date="2024-01-14T13:00:00Z"/>
          <w:sz w:val="24"/>
          <w:szCs w:val="24"/>
          <w:rPrChange w:id="422" w:author="Usama Ahmad" w:date="2024-01-14T13:01:00Z">
            <w:rPr>
              <w:ins w:id="423" w:author="Usama Ahmad" w:date="2024-01-14T13:00:00Z"/>
              <w:sz w:val="28"/>
              <w:szCs w:val="28"/>
            </w:rPr>
          </w:rPrChange>
        </w:rPr>
      </w:pPr>
      <w:ins w:id="424" w:author="Usama Ahmad" w:date="2024-01-14T13:00:00Z">
        <w:r>
          <w:rPr>
            <w:b/>
            <w:bCs/>
            <w:sz w:val="24"/>
            <w:szCs w:val="24"/>
            <w:rPrChange w:id="425" w:author="Usama Ahmad" w:date="2024-01-14T13:01:00Z">
              <w:rPr>
                <w:b/>
                <w:bCs/>
                <w:sz w:val="28"/>
                <w:szCs w:val="28"/>
              </w:rPr>
            </w:rPrChange>
          </w:rPr>
          <w:t>Expected Results:</w:t>
        </w:r>
      </w:ins>
    </w:p>
    <w:p w14:paraId="3C894261">
      <w:pPr>
        <w:numPr>
          <w:ilvl w:val="0"/>
          <w:numId w:val="17"/>
        </w:numPr>
        <w:rPr>
          <w:ins w:id="426" w:author="Usama Ahmad" w:date="2024-01-14T13:00:00Z"/>
          <w:sz w:val="24"/>
          <w:szCs w:val="24"/>
          <w:rPrChange w:id="427" w:author="Usama Ahmad" w:date="2024-01-14T13:01:00Z">
            <w:rPr>
              <w:ins w:id="428" w:author="Usama Ahmad" w:date="2024-01-14T13:00:00Z"/>
              <w:sz w:val="28"/>
              <w:szCs w:val="28"/>
            </w:rPr>
          </w:rPrChange>
        </w:rPr>
      </w:pPr>
      <w:ins w:id="429" w:author="Usama Ahmad" w:date="2024-01-14T13:00:00Z">
        <w:r>
          <w:rPr>
            <w:sz w:val="24"/>
            <w:szCs w:val="24"/>
            <w:rPrChange w:id="430" w:author="Usama Ahmad" w:date="2024-01-14T13:01:00Z">
              <w:rPr>
                <w:sz w:val="28"/>
                <w:szCs w:val="28"/>
              </w:rPr>
            </w:rPrChange>
          </w:rPr>
          <w:t>The water pump turns on.</w:t>
        </w:r>
      </w:ins>
    </w:p>
    <w:p w14:paraId="6BE31E67">
      <w:pPr>
        <w:rPr>
          <w:ins w:id="431" w:author="Usama Ahmad" w:date="2024-01-14T13:00:00Z"/>
          <w:b/>
          <w:bCs/>
          <w:sz w:val="24"/>
          <w:szCs w:val="24"/>
          <w:rPrChange w:id="432" w:author="Usama Ahmad" w:date="2024-01-14T13:01:00Z">
            <w:rPr>
              <w:ins w:id="433" w:author="Usama Ahmad" w:date="2024-01-14T13:00:00Z"/>
              <w:b/>
              <w:bCs/>
              <w:sz w:val="28"/>
              <w:szCs w:val="28"/>
            </w:rPr>
          </w:rPrChange>
        </w:rPr>
      </w:pPr>
      <w:ins w:id="434" w:author="Usama Ahmad" w:date="2024-01-14T13:00:00Z">
        <w:r>
          <w:rPr>
            <w:b/>
            <w:bCs/>
            <w:sz w:val="24"/>
            <w:szCs w:val="24"/>
            <w:rPrChange w:id="435" w:author="Usama Ahmad" w:date="2024-01-14T13:01:00Z">
              <w:rPr>
                <w:b/>
                <w:bCs/>
                <w:sz w:val="28"/>
                <w:szCs w:val="28"/>
              </w:rPr>
            </w:rPrChange>
          </w:rPr>
          <w:t>Test Case 6: Turn Off Water Pump Manually (UC-6)</w:t>
        </w:r>
      </w:ins>
    </w:p>
    <w:p w14:paraId="29603A43">
      <w:pPr>
        <w:rPr>
          <w:ins w:id="436" w:author="Usama Ahmad" w:date="2024-01-14T13:00:00Z"/>
          <w:sz w:val="24"/>
          <w:szCs w:val="24"/>
          <w:rPrChange w:id="437" w:author="Usama Ahmad" w:date="2024-01-14T13:01:00Z">
            <w:rPr>
              <w:ins w:id="438" w:author="Usama Ahmad" w:date="2024-01-14T13:00:00Z"/>
              <w:sz w:val="28"/>
              <w:szCs w:val="28"/>
            </w:rPr>
          </w:rPrChange>
        </w:rPr>
      </w:pPr>
      <w:ins w:id="439" w:author="Usama Ahmad" w:date="2024-01-14T13:00:00Z">
        <w:r>
          <w:rPr>
            <w:b/>
            <w:bCs/>
            <w:sz w:val="24"/>
            <w:szCs w:val="24"/>
            <w:rPrChange w:id="440" w:author="Usama Ahmad" w:date="2024-01-14T13:01:00Z">
              <w:rPr>
                <w:b/>
                <w:bCs/>
                <w:sz w:val="28"/>
                <w:szCs w:val="28"/>
              </w:rPr>
            </w:rPrChange>
          </w:rPr>
          <w:t>Actions:</w:t>
        </w:r>
      </w:ins>
    </w:p>
    <w:p w14:paraId="4CC4F355">
      <w:pPr>
        <w:numPr>
          <w:ilvl w:val="0"/>
          <w:numId w:val="18"/>
        </w:numPr>
        <w:rPr>
          <w:ins w:id="441" w:author="Usama Ahmad" w:date="2024-01-14T13:00:00Z"/>
          <w:sz w:val="24"/>
          <w:szCs w:val="24"/>
          <w:rPrChange w:id="442" w:author="Usama Ahmad" w:date="2024-01-14T13:01:00Z">
            <w:rPr>
              <w:ins w:id="443" w:author="Usama Ahmad" w:date="2024-01-14T13:00:00Z"/>
              <w:sz w:val="28"/>
              <w:szCs w:val="28"/>
            </w:rPr>
          </w:rPrChange>
        </w:rPr>
      </w:pPr>
      <w:ins w:id="444" w:author="Usama Ahmad" w:date="2024-01-14T13:00:00Z">
        <w:r>
          <w:rPr>
            <w:sz w:val="24"/>
            <w:szCs w:val="24"/>
            <w:rPrChange w:id="445" w:author="Usama Ahmad" w:date="2024-01-14T13:01:00Z">
              <w:rPr>
                <w:sz w:val="28"/>
                <w:szCs w:val="28"/>
              </w:rPr>
            </w:rPrChange>
          </w:rPr>
          <w:t>The user presses the "Turn off pump" button on the mobile app.</w:t>
        </w:r>
      </w:ins>
    </w:p>
    <w:p w14:paraId="6E9FD0CD">
      <w:pPr>
        <w:numPr>
          <w:ilvl w:val="0"/>
          <w:numId w:val="18"/>
        </w:numPr>
        <w:rPr>
          <w:ins w:id="446" w:author="Usama Ahmad" w:date="2024-01-14T13:00:00Z"/>
          <w:sz w:val="24"/>
          <w:szCs w:val="24"/>
          <w:rPrChange w:id="447" w:author="Usama Ahmad" w:date="2024-01-14T13:01:00Z">
            <w:rPr>
              <w:ins w:id="448" w:author="Usama Ahmad" w:date="2024-01-14T13:00:00Z"/>
              <w:sz w:val="28"/>
              <w:szCs w:val="28"/>
            </w:rPr>
          </w:rPrChange>
        </w:rPr>
      </w:pPr>
      <w:ins w:id="449" w:author="Usama Ahmad" w:date="2024-01-14T13:00:00Z">
        <w:r>
          <w:rPr>
            <w:sz w:val="24"/>
            <w:szCs w:val="24"/>
            <w:rPrChange w:id="450" w:author="Usama Ahmad" w:date="2024-01-14T13:01:00Z">
              <w:rPr>
                <w:sz w:val="28"/>
                <w:szCs w:val="28"/>
              </w:rPr>
            </w:rPrChange>
          </w:rPr>
          <w:t>The Blynk mobile app sends a signal to the ESP32-Micro-Controller.</w:t>
        </w:r>
      </w:ins>
    </w:p>
    <w:p w14:paraId="36DB5548">
      <w:pPr>
        <w:numPr>
          <w:ilvl w:val="0"/>
          <w:numId w:val="18"/>
        </w:numPr>
        <w:rPr>
          <w:ins w:id="451" w:author="Usama Ahmad" w:date="2024-01-14T13:00:00Z"/>
          <w:sz w:val="24"/>
          <w:szCs w:val="24"/>
          <w:rPrChange w:id="452" w:author="Usama Ahmad" w:date="2024-01-14T13:01:00Z">
            <w:rPr>
              <w:ins w:id="453" w:author="Usama Ahmad" w:date="2024-01-14T13:00:00Z"/>
              <w:sz w:val="28"/>
              <w:szCs w:val="28"/>
            </w:rPr>
          </w:rPrChange>
        </w:rPr>
      </w:pPr>
      <w:ins w:id="454" w:author="Usama Ahmad" w:date="2024-01-14T13:00:00Z">
        <w:r>
          <w:rPr>
            <w:sz w:val="24"/>
            <w:szCs w:val="24"/>
            <w:rPrChange w:id="455" w:author="Usama Ahmad" w:date="2024-01-14T13:01:00Z">
              <w:rPr>
                <w:sz w:val="28"/>
                <w:szCs w:val="28"/>
              </w:rPr>
            </w:rPrChange>
          </w:rPr>
          <w:t>The ESP32-Micro-Controller sends a signal to the relay module to turn off the water pump.</w:t>
        </w:r>
      </w:ins>
    </w:p>
    <w:p w14:paraId="58FD9DDE">
      <w:pPr>
        <w:rPr>
          <w:ins w:id="456" w:author="Usama Ahmad" w:date="2024-01-14T13:00:00Z"/>
          <w:sz w:val="24"/>
          <w:szCs w:val="24"/>
          <w:rPrChange w:id="457" w:author="Usama Ahmad" w:date="2024-01-14T13:01:00Z">
            <w:rPr>
              <w:ins w:id="458" w:author="Usama Ahmad" w:date="2024-01-14T13:00:00Z"/>
              <w:sz w:val="28"/>
              <w:szCs w:val="28"/>
            </w:rPr>
          </w:rPrChange>
        </w:rPr>
      </w:pPr>
      <w:ins w:id="459" w:author="Usama Ahmad" w:date="2024-01-14T13:00:00Z">
        <w:r>
          <w:rPr>
            <w:b/>
            <w:bCs/>
            <w:sz w:val="24"/>
            <w:szCs w:val="24"/>
            <w:rPrChange w:id="460" w:author="Usama Ahmad" w:date="2024-01-14T13:01:00Z">
              <w:rPr>
                <w:b/>
                <w:bCs/>
                <w:sz w:val="28"/>
                <w:szCs w:val="28"/>
              </w:rPr>
            </w:rPrChange>
          </w:rPr>
          <w:t>Expected Results:</w:t>
        </w:r>
      </w:ins>
    </w:p>
    <w:p w14:paraId="71774A09">
      <w:pPr>
        <w:numPr>
          <w:ilvl w:val="0"/>
          <w:numId w:val="19"/>
        </w:numPr>
        <w:rPr>
          <w:ins w:id="461" w:author="Usama Ahmad" w:date="2024-01-14T13:00:00Z"/>
          <w:sz w:val="24"/>
          <w:szCs w:val="24"/>
          <w:rPrChange w:id="462" w:author="Usama Ahmad" w:date="2024-01-14T13:01:00Z">
            <w:rPr>
              <w:ins w:id="463" w:author="Usama Ahmad" w:date="2024-01-14T13:00:00Z"/>
              <w:sz w:val="28"/>
              <w:szCs w:val="28"/>
            </w:rPr>
          </w:rPrChange>
        </w:rPr>
      </w:pPr>
      <w:ins w:id="464" w:author="Usama Ahmad" w:date="2024-01-14T13:00:00Z">
        <w:r>
          <w:rPr>
            <w:sz w:val="24"/>
            <w:szCs w:val="24"/>
            <w:rPrChange w:id="465" w:author="Usama Ahmad" w:date="2024-01-14T13:01:00Z">
              <w:rPr>
                <w:sz w:val="28"/>
                <w:szCs w:val="28"/>
              </w:rPr>
            </w:rPrChange>
          </w:rPr>
          <w:t>The water pump turns off.</w:t>
        </w:r>
      </w:ins>
    </w:p>
    <w:p w14:paraId="60B17F3D">
      <w:pPr>
        <w:spacing w:line="600" w:lineRule="auto"/>
        <w:ind w:left="360"/>
        <w:rPr>
          <w:del w:id="466" w:author="Usama Ahmad" w:date="2024-01-14T13:00:00Z"/>
        </w:rPr>
      </w:pPr>
      <w:del w:id="467" w:author="Usama Ahmad" w:date="2024-01-14T13:00:00Z">
        <w:r>
          <w:rPr>
            <w:sz w:val="24"/>
            <w:szCs w:val="24"/>
            <w:rPrChange w:id="468" w:author="Usama Ahmad" w:date="2024-01-14T13:01:00Z">
              <w:rPr>
                <w:sz w:val="28"/>
                <w:szCs w:val="28"/>
              </w:rPr>
            </w:rPrChange>
          </w:rPr>
          <w:delText>&lt;</w:delText>
        </w:r>
      </w:del>
      <w:del w:id="469" w:author="Usama Ahmad" w:date="2024-01-14T13:00:00Z">
        <w:r>
          <w:rPr>
            <w:color w:val="0000FF"/>
            <w:sz w:val="24"/>
            <w:szCs w:val="24"/>
            <w:rPrChange w:id="470" w:author="Usama Ahmad" w:date="2024-01-14T13:01:00Z">
              <w:rPr>
                <w:color w:val="0000FF"/>
                <w:sz w:val="28"/>
                <w:szCs w:val="28"/>
              </w:rPr>
            </w:rPrChange>
          </w:rPr>
          <w:delText>Provide test cases for each use case scenario</w:delText>
        </w:r>
      </w:del>
      <w:del w:id="471" w:author="Usama Ahmad" w:date="2024-01-14T13:00:00Z">
        <w:r>
          <w:rPr>
            <w:sz w:val="24"/>
            <w:szCs w:val="24"/>
            <w:rPrChange w:id="472" w:author="Usama Ahmad" w:date="2024-01-14T13:01:00Z">
              <w:rPr>
                <w:sz w:val="28"/>
                <w:szCs w:val="28"/>
              </w:rPr>
            </w:rPrChange>
          </w:rPr>
          <w:delText>&gt;</w:delText>
        </w:r>
      </w:del>
    </w:p>
    <w:p w14:paraId="4802AF27">
      <w:pPr>
        <w:ind w:firstLine="360"/>
        <w:rPr>
          <w:ins w:id="473" w:author="Usama Ahmad" w:date="2024-01-18T20:39:00Z"/>
        </w:rPr>
      </w:pPr>
    </w:p>
    <w:p w14:paraId="1AF2AB76">
      <w:pPr>
        <w:ind w:firstLine="360"/>
        <w:rPr>
          <w:ins w:id="474" w:author="Usama Ahmad" w:date="2024-01-18T20:39:00Z"/>
        </w:rPr>
      </w:pPr>
    </w:p>
    <w:p w14:paraId="61315569">
      <w:pPr>
        <w:ind w:firstLine="360"/>
        <w:rPr>
          <w:ins w:id="475" w:author="Usama Ahmad" w:date="2024-01-18T20:39:00Z"/>
        </w:rPr>
      </w:pPr>
    </w:p>
    <w:p w14:paraId="3DFE2204">
      <w:pPr>
        <w:ind w:firstLine="360"/>
        <w:rPr>
          <w:ins w:id="476" w:author="Usama Ahmad" w:date="2024-01-18T20:39:00Z"/>
        </w:rPr>
      </w:pPr>
    </w:p>
    <w:p w14:paraId="2A4BE420">
      <w:pPr>
        <w:ind w:firstLine="360"/>
        <w:rPr>
          <w:ins w:id="477" w:author="Usama Ahmad" w:date="2024-01-18T20:39:00Z"/>
        </w:rPr>
      </w:pPr>
    </w:p>
    <w:p w14:paraId="78EE17DF">
      <w:pPr>
        <w:ind w:firstLine="360"/>
        <w:rPr>
          <w:ins w:id="478" w:author="Usama Ahmad" w:date="2024-01-18T20:39:00Z"/>
        </w:rPr>
      </w:pPr>
    </w:p>
    <w:p w14:paraId="5EBEF90A">
      <w:pPr>
        <w:ind w:firstLine="360"/>
        <w:rPr>
          <w:ins w:id="479" w:author="Usama Ahmad" w:date="2024-01-18T20:39:00Z"/>
        </w:rPr>
      </w:pPr>
    </w:p>
    <w:p w14:paraId="1D2FE03F">
      <w:pPr>
        <w:ind w:firstLine="360"/>
        <w:rPr>
          <w:ins w:id="480" w:author="Usama Ahmad" w:date="2024-01-18T20:39:00Z"/>
        </w:rPr>
      </w:pPr>
    </w:p>
    <w:p w14:paraId="0CB18FD1">
      <w:pPr>
        <w:ind w:firstLine="360"/>
        <w:rPr>
          <w:ins w:id="481" w:author="Usama Ahmad" w:date="2024-01-18T20:39:00Z"/>
        </w:rPr>
      </w:pPr>
    </w:p>
    <w:p w14:paraId="133FCD3F">
      <w:pPr>
        <w:ind w:firstLine="360"/>
        <w:rPr>
          <w:ins w:id="482" w:author="Usama Ahmad" w:date="2024-01-18T20:39:00Z"/>
        </w:rPr>
      </w:pPr>
    </w:p>
    <w:p w14:paraId="015C5F8A">
      <w:pPr>
        <w:ind w:firstLine="360"/>
        <w:rPr>
          <w:ins w:id="483" w:author="Usama Ahmad" w:date="2024-01-18T20:39:00Z"/>
        </w:rPr>
      </w:pPr>
    </w:p>
    <w:p w14:paraId="2AE86DF0">
      <w:pPr>
        <w:ind w:firstLine="360"/>
        <w:rPr>
          <w:ins w:id="484" w:author="Usama Ahmad" w:date="2024-01-18T20:39:00Z"/>
        </w:rPr>
      </w:pPr>
    </w:p>
    <w:p w14:paraId="4EF12D3A">
      <w:pPr>
        <w:ind w:firstLine="360"/>
        <w:rPr>
          <w:ins w:id="485" w:author="Usama Ahmad" w:date="2024-01-18T20:39:00Z"/>
        </w:rPr>
      </w:pPr>
    </w:p>
    <w:p w14:paraId="46D99CA2">
      <w:pPr>
        <w:ind w:firstLine="360"/>
        <w:rPr>
          <w:ins w:id="486" w:author="Usama Ahmad" w:date="2024-01-18T20:39:00Z"/>
        </w:rPr>
      </w:pPr>
    </w:p>
    <w:p w14:paraId="53F232ED">
      <w:pPr>
        <w:ind w:firstLine="360"/>
        <w:rPr>
          <w:ins w:id="487" w:author="Usama Ahmad" w:date="2024-01-18T20:39:00Z"/>
        </w:rPr>
      </w:pPr>
    </w:p>
    <w:p w14:paraId="0F0D4368">
      <w:pPr>
        <w:ind w:firstLine="360"/>
        <w:rPr>
          <w:ins w:id="488" w:author="Usama Ahmad" w:date="2024-01-18T20:39:00Z"/>
        </w:rPr>
      </w:pPr>
    </w:p>
    <w:p w14:paraId="1D95A42B">
      <w:pPr>
        <w:ind w:firstLine="360"/>
        <w:rPr>
          <w:ins w:id="489" w:author="Usama Ahmad" w:date="2024-01-18T20:39:00Z"/>
        </w:rPr>
      </w:pPr>
    </w:p>
    <w:p w14:paraId="5F2A6D9A">
      <w:pPr>
        <w:ind w:firstLine="360"/>
        <w:rPr>
          <w:ins w:id="490" w:author="Usama Ahmad" w:date="2024-01-18T20:39:00Z"/>
        </w:rPr>
      </w:pPr>
    </w:p>
    <w:p w14:paraId="5C2528E0">
      <w:pPr>
        <w:ind w:firstLine="360"/>
        <w:rPr>
          <w:ins w:id="491" w:author="Usama Ahmad" w:date="2024-01-18T20:39:00Z"/>
          <w:sz w:val="24"/>
          <w:szCs w:val="24"/>
          <w:rPrChange w:id="492" w:author="Usama Ahmad" w:date="2024-01-14T13:01:00Z">
            <w:rPr>
              <w:ins w:id="493" w:author="Usama Ahmad" w:date="2024-01-18T20:39:00Z"/>
              <w:sz w:val="28"/>
              <w:szCs w:val="28"/>
            </w:rPr>
          </w:rPrChange>
        </w:rPr>
      </w:pPr>
    </w:p>
    <w:p w14:paraId="2014743C">
      <w:pPr>
        <w:spacing w:line="600" w:lineRule="auto"/>
        <w:jc w:val="center"/>
        <w:rPr>
          <w:ins w:id="494" w:author="Usama Ahmad" w:date="2024-01-18T20:44:00Z"/>
          <w:sz w:val="52"/>
          <w:szCs w:val="52"/>
          <w:u w:val="single"/>
        </w:rPr>
      </w:pPr>
    </w:p>
    <w:p w14:paraId="68D30B3F">
      <w:pPr>
        <w:spacing w:line="600" w:lineRule="auto"/>
        <w:jc w:val="center"/>
        <w:rPr>
          <w:ins w:id="495" w:author="Usama Ahmad" w:date="2024-01-18T20:42:00Z"/>
          <w:sz w:val="52"/>
          <w:szCs w:val="52"/>
          <w:u w:val="single"/>
        </w:rPr>
      </w:pPr>
      <w:ins w:id="496" w:author="Usama Ahmad" w:date="2024-01-18T20:39:00Z">
        <w:r>
          <w:rPr>
            <w:sz w:val="52"/>
            <w:szCs w:val="52"/>
            <w:u w:val="single"/>
            <w:rPrChange w:id="497" w:author="Usama Ahmad" w:date="2024-01-18T20:39:00Z">
              <w:rPr>
                <w:u w:val="single"/>
              </w:rPr>
            </w:rPrChange>
          </w:rPr>
          <w:t>The End</w:t>
        </w:r>
      </w:ins>
    </w:p>
    <w:p w14:paraId="2DE16510">
      <w:pPr>
        <w:spacing w:line="600" w:lineRule="auto"/>
        <w:jc w:val="center"/>
        <w:rPr>
          <w:ins w:id="498" w:author="Usama Ahmad" w:date="2024-01-18T20:42:00Z"/>
          <w:sz w:val="52"/>
          <w:szCs w:val="52"/>
          <w:u w:val="single"/>
        </w:rPr>
      </w:pPr>
    </w:p>
    <w:p w14:paraId="2ADE1B41">
      <w:pPr>
        <w:spacing w:line="600" w:lineRule="auto"/>
        <w:jc w:val="center"/>
        <w:rPr>
          <w:ins w:id="499" w:author="Usama Ahmad" w:date="2024-01-18T20:42:00Z"/>
          <w:sz w:val="52"/>
          <w:szCs w:val="52"/>
          <w:u w:val="single"/>
        </w:rPr>
      </w:pPr>
    </w:p>
    <w:p w14:paraId="6F176741">
      <w:pPr>
        <w:spacing w:line="600" w:lineRule="auto"/>
        <w:jc w:val="center"/>
        <w:rPr>
          <w:ins w:id="500" w:author="Usama Ahmad" w:date="2024-01-18T20:44:00Z"/>
          <w:sz w:val="52"/>
          <w:szCs w:val="52"/>
          <w:u w:val="single"/>
        </w:rPr>
      </w:pPr>
    </w:p>
    <w:p w14:paraId="57181A33">
      <w:pPr>
        <w:spacing w:line="600" w:lineRule="auto"/>
        <w:jc w:val="center"/>
        <w:rPr>
          <w:ins w:id="501" w:author="Usama Ahmad" w:date="2024-01-18T20:42:00Z"/>
          <w:sz w:val="52"/>
          <w:szCs w:val="52"/>
          <w:u w:val="single"/>
        </w:rPr>
      </w:pPr>
    </w:p>
    <w:p w14:paraId="05E5E879">
      <w:pPr>
        <w:spacing w:line="600" w:lineRule="auto"/>
        <w:ind w:left="0"/>
        <w:jc w:val="center"/>
        <w:rPr>
          <w:sz w:val="52"/>
          <w:szCs w:val="52"/>
          <w:u w:val="single"/>
          <w:rPrChange w:id="503" w:author="Usama Ahmad" w:date="2024-01-18T20:39:00Z">
            <w:rPr>
              <w:sz w:val="28"/>
              <w:szCs w:val="28"/>
              <w:u w:val="single"/>
            </w:rPr>
          </w:rPrChange>
        </w:rPr>
        <w:pPrChange w:id="502" w:author="Usama Ahmad" w:date="2024-01-18T20:42:00Z">
          <w:pPr>
            <w:spacing w:line="600" w:lineRule="auto"/>
            <w:ind w:left="360"/>
          </w:pPr>
        </w:pPrChange>
      </w:pPr>
      <w:ins w:id="504" w:author="Usama Ahmad" w:date="2024-01-18T20:42:00Z">
        <w:r>
          <w:rPr>
            <w:sz w:val="52"/>
            <w:szCs w:val="52"/>
            <w:u w:val="single"/>
          </w:rPr>
          <w:t>Prototype Phase</w:t>
        </w:r>
      </w:ins>
    </w:p>
    <w:sectPr>
      <w:pgSz w:w="12240" w:h="15840"/>
      <w:pgMar w:top="1440" w:right="720" w:bottom="1440" w:left="1800" w:header="0" w:footer="0" w:gutter="0"/>
      <w:cols w:space="720" w:num="1"/>
      <w:formProt w:val="0"/>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Israr Ullah" w:date="2023-12-15T10:14:00Z" w:initials="IU">
    <w:p w14:paraId="FDD96F90">
      <w:pPr>
        <w:overflowPunct w:val="0"/>
      </w:pPr>
      <w:r>
        <w:rPr>
          <w:rFonts w:ascii="Liberation Serif" w:hAnsi="Liberation Serif" w:eastAsia="Segoe UI" w:cs="Tahoma"/>
          <w:lang w:bidi="en-US"/>
        </w:rPr>
        <w:t xml:space="preserve">Database and User Administration is not a focus here…However, you may include if you want… </w:t>
      </w:r>
    </w:p>
  </w:comment>
  <w:comment w:id="1" w:author="Israr Ullah" w:date="2023-12-15T10:09:00Z" w:initials="IU">
    <w:p w14:paraId="4B6CF967">
      <w:pPr>
        <w:overflowPunct w:val="0"/>
      </w:pPr>
      <w:r>
        <w:rPr>
          <w:rFonts w:ascii="Liberation Serif" w:hAnsi="Liberation Serif" w:eastAsia="Segoe UI" w:cs="Tahoma"/>
          <w:lang w:bidi="en-US"/>
        </w:rPr>
        <w:t>It’s kind of Flowchart but different</w:t>
      </w:r>
    </w:p>
    <w:p w14:paraId="EDB1EA6C">
      <w:pPr>
        <w:overflowPunct w:val="0"/>
      </w:pPr>
    </w:p>
    <w:p w14:paraId="6F3F91E2">
      <w:pPr>
        <w:overflowPunct w:val="0"/>
      </w:pPr>
      <w:r>
        <w:rPr>
          <w:rFonts w:ascii="Liberation Serif" w:hAnsi="Liberation Serif" w:eastAsia="Segoe UI" w:cs="Tahoma"/>
          <w:lang w:bidi="en-US"/>
        </w:rPr>
        <w:t xml:space="preserve">State machines do (a transition will not occur until trigger completes and condition evaluates to true; it will wait/loop indefinitely until then). State machines are better in describing a continuously running mechanism (e.g. a robot). </w:t>
      </w:r>
    </w:p>
    <w:p w14:paraId="5EFFED9D">
      <w:pPr>
        <w:overflowPunct w:val="0"/>
      </w:pPr>
    </w:p>
    <w:p w14:paraId="63753B1D">
      <w:pPr>
        <w:overflowPunct w:val="0"/>
      </w:pPr>
      <w:r>
        <w:rPr>
          <w:rFonts w:ascii="Liberation Serif" w:hAnsi="Liberation Serif" w:eastAsia="Segoe UI" w:cs="Tahoma"/>
          <w:lang w:bidi="en-US"/>
        </w:rPr>
        <w:t>Flowcharts are better at describing a branching sequence of actions.</w:t>
      </w:r>
    </w:p>
  </w:comment>
  <w:comment w:id="2" w:author="Israr Ullah" w:date="2024-02-23T22:18:00Z" w:initials="IU">
    <w:p w14:paraId="3AD54E91">
      <w:pPr>
        <w:pStyle w:val="8"/>
      </w:pPr>
      <w:r>
        <w:t>Add relevant details explanation in each section and for each figure</w:t>
      </w:r>
    </w:p>
  </w:comment>
  <w:comment w:id="3" w:author="Israr Ullah" w:date="2024-02-23T22:19:00Z" w:initials="IU">
    <w:p w14:paraId="AFEF82B9">
      <w:pPr>
        <w:pStyle w:val="8"/>
      </w:pPr>
      <w:r>
        <w:t>Add appropriate caption with this and all other Figures</w:t>
      </w:r>
    </w:p>
  </w:comment>
  <w:comment w:id="4" w:author="Israr Ullah" w:date="2024-02-23T22:21:00Z" w:initials="IU">
    <w:p w14:paraId="7FA34190">
      <w:pPr>
        <w:pStyle w:val="8"/>
      </w:pPr>
      <w:r>
        <w:t>Revise and a block diagram…Mobile App at the top…Web App in the middle and ESP with sensor at the bottom layer</w:t>
      </w:r>
    </w:p>
  </w:comment>
  <w:comment w:id="5" w:author="Israr Ullah" w:date="2023-12-15T10:09:00Z" w:initials="IU">
    <w:p w14:paraId="CFF76844">
      <w:pPr>
        <w:overflowPunct w:val="0"/>
      </w:pPr>
      <w:r>
        <w:rPr>
          <w:rFonts w:ascii="Liberation Serif" w:hAnsi="Liberation Serif" w:eastAsia="Segoe UI" w:cs="Tahoma"/>
          <w:lang w:bidi="en-US"/>
        </w:rPr>
        <w:t>It’s kind of Flowchart but different</w:t>
      </w:r>
    </w:p>
    <w:p w14:paraId="6DE7FB5B">
      <w:pPr>
        <w:overflowPunct w:val="0"/>
      </w:pPr>
    </w:p>
    <w:p w14:paraId="6E5FBD41">
      <w:pPr>
        <w:overflowPunct w:val="0"/>
      </w:pPr>
      <w:r>
        <w:rPr>
          <w:rFonts w:ascii="Liberation Serif" w:hAnsi="Liberation Serif" w:eastAsia="Segoe UI" w:cs="Tahoma"/>
          <w:lang w:bidi="en-US"/>
        </w:rPr>
        <w:t xml:space="preserve">State machines do (a transition will not occur until trigger completes and condition evaluates to true; it will wait/loop indefinitely until then). State machines are better in describing a continuously running mechanism (e.g. a robot). </w:t>
      </w:r>
    </w:p>
    <w:p w14:paraId="FEFE2BE6">
      <w:pPr>
        <w:overflowPunct w:val="0"/>
      </w:pPr>
    </w:p>
    <w:p w14:paraId="4E7E1DED">
      <w:pPr>
        <w:overflowPunct w:val="0"/>
      </w:pPr>
      <w:r>
        <w:rPr>
          <w:rFonts w:ascii="Liberation Serif" w:hAnsi="Liberation Serif" w:eastAsia="Segoe UI" w:cs="Tahoma"/>
          <w:lang w:bidi="en-US"/>
        </w:rPr>
        <w:t>Flowcharts are better at describing a branching sequence of actions.</w:t>
      </w:r>
    </w:p>
  </w:comment>
  <w:comment w:id="6" w:author="Israr Ullah" w:date="2024-02-23T22:22:00Z" w:initials="IU">
    <w:p w14:paraId="7F75E4A1">
      <w:pPr>
        <w:pStyle w:val="8"/>
      </w:pPr>
      <w:r>
        <w:t>Add more interfaces, e.g. to enable automatic/manual mode...checking history of water level and pump operation...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DD96F90" w15:done="0"/>
  <w15:commentEx w15:paraId="63753B1D" w15:done="0"/>
  <w15:commentEx w15:paraId="3AD54E91" w15:done="0"/>
  <w15:commentEx w15:paraId="AFEF82B9" w15:done="0"/>
  <w15:commentEx w15:paraId="7FA34190" w15:done="0"/>
  <w15:commentEx w15:paraId="4E7E1DED" w15:done="0"/>
  <w15:commentEx w15:paraId="7F75E4A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Liberation Sans">
    <w:altName w:val="Segoe Print"/>
    <w:panose1 w:val="020B0604020202020204"/>
    <w:charset w:val="00"/>
    <w:family w:val="swiss"/>
    <w:pitch w:val="default"/>
    <w:sig w:usb0="00000000" w:usb1="00000000" w:usb2="00000000" w:usb3="00000000" w:csb0="6000009F" w:csb1="DFD70000"/>
  </w:font>
  <w:font w:name="Microsoft YaHei">
    <w:panose1 w:val="020B0503020204020204"/>
    <w:charset w:val="86"/>
    <w:family w:val="swiss"/>
    <w:pitch w:val="default"/>
    <w:sig w:usb0="80000287" w:usb1="2ACF3C50" w:usb2="00000016" w:usb3="00000000" w:csb0="0004001F" w:csb1="00000000"/>
  </w:font>
  <w:font w:name="Liberation Serif">
    <w:altName w:val="Times New Roman"/>
    <w:panose1 w:val="02020603050405020304"/>
    <w:charset w:val="00"/>
    <w:family w:val="roman"/>
    <w:pitch w:val="default"/>
    <w:sig w:usb0="00000000" w:usb1="00000000" w:usb2="00000000" w:usb3="00000000" w:csb0="6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15E57"/>
    <w:multiLevelType w:val="multilevel"/>
    <w:tmpl w:val="00415E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C73D08"/>
    <w:multiLevelType w:val="multilevel"/>
    <w:tmpl w:val="06C73D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A3675DD"/>
    <w:multiLevelType w:val="multilevel"/>
    <w:tmpl w:val="0A367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C9571E1"/>
    <w:multiLevelType w:val="multilevel"/>
    <w:tmpl w:val="0C9571E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105D00E2"/>
    <w:multiLevelType w:val="multilevel"/>
    <w:tmpl w:val="105D00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2E049C6"/>
    <w:multiLevelType w:val="multilevel"/>
    <w:tmpl w:val="12E049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27D4104"/>
    <w:multiLevelType w:val="multilevel"/>
    <w:tmpl w:val="227D41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3175369"/>
    <w:multiLevelType w:val="multilevel"/>
    <w:tmpl w:val="23175369"/>
    <w:lvl w:ilvl="0" w:tentative="0">
      <w:start w:val="5"/>
      <w:numFmt w:val="decimal"/>
      <w:lvlText w:val="%1."/>
      <w:lvlJc w:val="left"/>
      <w:pPr>
        <w:tabs>
          <w:tab w:val="left" w:pos="720"/>
        </w:tabs>
        <w:ind w:left="720" w:hanging="360"/>
      </w:pPr>
      <w:rPr>
        <w:b/>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24121077"/>
    <w:multiLevelType w:val="multilevel"/>
    <w:tmpl w:val="241210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28421CB2"/>
    <w:multiLevelType w:val="multilevel"/>
    <w:tmpl w:val="28421C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9944799"/>
    <w:multiLevelType w:val="multilevel"/>
    <w:tmpl w:val="299447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2C6E225D"/>
    <w:multiLevelType w:val="multilevel"/>
    <w:tmpl w:val="2C6E22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36435700"/>
    <w:multiLevelType w:val="multilevel"/>
    <w:tmpl w:val="364357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3957403"/>
    <w:multiLevelType w:val="multilevel"/>
    <w:tmpl w:val="439574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4DA33B87"/>
    <w:multiLevelType w:val="multilevel"/>
    <w:tmpl w:val="4DA33B8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9030677"/>
    <w:multiLevelType w:val="multilevel"/>
    <w:tmpl w:val="590306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69E66D80"/>
    <w:multiLevelType w:val="multilevel"/>
    <w:tmpl w:val="69E66D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6A977634"/>
    <w:multiLevelType w:val="multilevel"/>
    <w:tmpl w:val="6A977634"/>
    <w:lvl w:ilvl="0" w:tentative="0">
      <w:start w:val="1"/>
      <w:numFmt w:val="decimal"/>
      <w:lvlText w:val="%1."/>
      <w:lvlJc w:val="left"/>
      <w:pPr>
        <w:tabs>
          <w:tab w:val="left" w:pos="720"/>
        </w:tabs>
        <w:ind w:left="720" w:hanging="360"/>
      </w:pPr>
      <w:rPr>
        <w:b/>
        <w:sz w:val="28"/>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8">
    <w:nsid w:val="72B0166B"/>
    <w:multiLevelType w:val="multilevel"/>
    <w:tmpl w:val="72B016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3"/>
  </w:num>
  <w:num w:numId="2">
    <w:abstractNumId w:val="17"/>
  </w:num>
  <w:num w:numId="3">
    <w:abstractNumId w:val="7"/>
  </w:num>
  <w:num w:numId="4">
    <w:abstractNumId w:val="9"/>
  </w:num>
  <w:num w:numId="5">
    <w:abstractNumId w:val="15"/>
  </w:num>
  <w:num w:numId="6">
    <w:abstractNumId w:val="10"/>
  </w:num>
  <w:num w:numId="7">
    <w:abstractNumId w:val="8"/>
  </w:num>
  <w:num w:numId="8">
    <w:abstractNumId w:val="18"/>
  </w:num>
  <w:num w:numId="9">
    <w:abstractNumId w:val="13"/>
  </w:num>
  <w:num w:numId="10">
    <w:abstractNumId w:val="14"/>
  </w:num>
  <w:num w:numId="11">
    <w:abstractNumId w:val="4"/>
  </w:num>
  <w:num w:numId="12">
    <w:abstractNumId w:val="2"/>
  </w:num>
  <w:num w:numId="13">
    <w:abstractNumId w:val="1"/>
  </w:num>
  <w:num w:numId="14">
    <w:abstractNumId w:val="11"/>
  </w:num>
  <w:num w:numId="15">
    <w:abstractNumId w:val="6"/>
  </w:num>
  <w:num w:numId="16">
    <w:abstractNumId w:val="12"/>
  </w:num>
  <w:num w:numId="17">
    <w:abstractNumId w:val="5"/>
  </w:num>
  <w:num w:numId="18">
    <w:abstractNumId w:val="0"/>
  </w:num>
  <w:num w:numId="1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ama Ahmad">
    <w15:presenceInfo w15:providerId="None" w15:userId="Usama Ahmad"/>
  </w15:person>
  <w15:person w15:author="Israr Ullah">
    <w15:presenceInfo w15:providerId="Windows Live" w15:userId="219bcf32159ef076"/>
  </w15:person>
  <w15:person w15:author="usama">
    <w15:presenceInfo w15:providerId="None" w15:userId="usama"/>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trackRevisions w:val="1"/>
  <w:documentProtection w:enforcement="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1AA"/>
    <w:rsid w:val="000D7C93"/>
    <w:rsid w:val="000E226B"/>
    <w:rsid w:val="00283889"/>
    <w:rsid w:val="002A0B26"/>
    <w:rsid w:val="002C529B"/>
    <w:rsid w:val="002F5F51"/>
    <w:rsid w:val="005C589A"/>
    <w:rsid w:val="006A10BE"/>
    <w:rsid w:val="006B5EB6"/>
    <w:rsid w:val="006F161E"/>
    <w:rsid w:val="007C2F91"/>
    <w:rsid w:val="008F68C1"/>
    <w:rsid w:val="00933AC0"/>
    <w:rsid w:val="009C4B5F"/>
    <w:rsid w:val="00A956E3"/>
    <w:rsid w:val="00D836C5"/>
    <w:rsid w:val="00D9021D"/>
    <w:rsid w:val="00DA63F7"/>
    <w:rsid w:val="00F831AA"/>
    <w:rsid w:val="00FF007D"/>
    <w:rsid w:val="09D343A8"/>
    <w:rsid w:val="85F1B70D"/>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qFormat/>
    <w:uiPriority w:val="0"/>
    <w:rPr>
      <w:rFonts w:ascii="Segoe UI" w:hAnsi="Segoe UI" w:cs="Segoe UI"/>
      <w:sz w:val="18"/>
      <w:szCs w:val="18"/>
    </w:rPr>
  </w:style>
  <w:style w:type="paragraph" w:styleId="5">
    <w:name w:val="Body Text"/>
    <w:basedOn w:val="1"/>
    <w:qFormat/>
    <w:uiPriority w:val="0"/>
    <w:pPr>
      <w:spacing w:after="140" w:line="276" w:lineRule="auto"/>
    </w:pPr>
  </w:style>
  <w:style w:type="paragraph" w:styleId="6">
    <w:name w:val="caption"/>
    <w:basedOn w:val="1"/>
    <w:next w:val="1"/>
    <w:qFormat/>
    <w:uiPriority w:val="0"/>
    <w:pPr>
      <w:suppressLineNumbers/>
      <w:spacing w:before="120" w:after="120"/>
    </w:pPr>
    <w:rPr>
      <w:rFonts w:cs="Arial"/>
      <w:i/>
      <w:iCs/>
    </w:rPr>
  </w:style>
  <w:style w:type="character" w:styleId="7">
    <w:name w:val="annotation reference"/>
    <w:qFormat/>
    <w:uiPriority w:val="0"/>
    <w:rPr>
      <w:sz w:val="16"/>
      <w:szCs w:val="16"/>
    </w:rPr>
  </w:style>
  <w:style w:type="paragraph" w:styleId="8">
    <w:name w:val="annotation text"/>
    <w:basedOn w:val="1"/>
    <w:link w:val="16"/>
    <w:qFormat/>
    <w:uiPriority w:val="0"/>
    <w:rPr>
      <w:sz w:val="20"/>
      <w:szCs w:val="20"/>
    </w:rPr>
  </w:style>
  <w:style w:type="paragraph" w:styleId="9">
    <w:name w:val="annotation subject"/>
    <w:basedOn w:val="8"/>
    <w:next w:val="8"/>
    <w:link w:val="17"/>
    <w:qFormat/>
    <w:uiPriority w:val="0"/>
    <w:rPr>
      <w:b/>
      <w:bCs/>
    </w:rPr>
  </w:style>
  <w:style w:type="character" w:styleId="10">
    <w:name w:val="FollowedHyperlink"/>
    <w:qFormat/>
    <w:uiPriority w:val="0"/>
    <w:rPr>
      <w:color w:val="800080"/>
      <w:u w:val="single"/>
    </w:rPr>
  </w:style>
  <w:style w:type="character" w:styleId="11">
    <w:name w:val="Hyperlink"/>
    <w:qFormat/>
    <w:uiPriority w:val="0"/>
    <w:rPr>
      <w:color w:val="0000FF"/>
      <w:u w:val="single"/>
    </w:rPr>
  </w:style>
  <w:style w:type="character" w:styleId="12">
    <w:name w:val="line number"/>
    <w:qFormat/>
    <w:uiPriority w:val="0"/>
  </w:style>
  <w:style w:type="paragraph" w:styleId="13">
    <w:name w:val="List"/>
    <w:basedOn w:val="5"/>
    <w:qFormat/>
    <w:uiPriority w:val="0"/>
    <w:rPr>
      <w:rFonts w:cs="Arial"/>
    </w:rPr>
  </w:style>
  <w:style w:type="paragraph" w:styleId="14">
    <w:name w:val="Title"/>
    <w:basedOn w:val="1"/>
    <w:qFormat/>
    <w:uiPriority w:val="0"/>
    <w:pPr>
      <w:spacing w:beforeAutospacing="1" w:afterAutospacing="1"/>
    </w:pPr>
  </w:style>
  <w:style w:type="character" w:customStyle="1" w:styleId="15">
    <w:name w:val="Balloon Text Char"/>
    <w:link w:val="4"/>
    <w:qFormat/>
    <w:uiPriority w:val="0"/>
    <w:rPr>
      <w:rFonts w:ascii="Segoe UI" w:hAnsi="Segoe UI" w:cs="Segoe UI"/>
      <w:sz w:val="18"/>
      <w:szCs w:val="18"/>
      <w:lang w:val="en-US" w:eastAsia="en-US"/>
    </w:rPr>
  </w:style>
  <w:style w:type="character" w:customStyle="1" w:styleId="16">
    <w:name w:val="Comment Text Char"/>
    <w:link w:val="8"/>
    <w:qFormat/>
    <w:uiPriority w:val="0"/>
    <w:rPr>
      <w:lang w:val="en-US" w:eastAsia="en-US"/>
    </w:rPr>
  </w:style>
  <w:style w:type="character" w:customStyle="1" w:styleId="17">
    <w:name w:val="Comment Subject Char"/>
    <w:link w:val="9"/>
    <w:qFormat/>
    <w:uiPriority w:val="0"/>
    <w:rPr>
      <w:b/>
      <w:bCs/>
      <w:lang w:val="en-US" w:eastAsia="en-US"/>
    </w:rPr>
  </w:style>
  <w:style w:type="paragraph" w:customStyle="1" w:styleId="18">
    <w:name w:val="Heading"/>
    <w:basedOn w:val="1"/>
    <w:next w:val="5"/>
    <w:qFormat/>
    <w:uiPriority w:val="0"/>
    <w:pPr>
      <w:keepNext/>
      <w:spacing w:before="240" w:after="120"/>
    </w:pPr>
    <w:rPr>
      <w:rFonts w:ascii="Liberation Sans" w:hAnsi="Liberation Sans" w:eastAsia="Microsoft YaHei" w:cs="Arial"/>
      <w:sz w:val="28"/>
      <w:szCs w:val="28"/>
    </w:rPr>
  </w:style>
  <w:style w:type="paragraph" w:customStyle="1" w:styleId="19">
    <w:name w:val="Index"/>
    <w:basedOn w:val="1"/>
    <w:qFormat/>
    <w:uiPriority w:val="0"/>
    <w:pPr>
      <w:suppressLineNumbers/>
    </w:pPr>
    <w:rPr>
      <w:rFonts w:cs="Arial"/>
    </w:rPr>
  </w:style>
  <w:style w:type="paragraph" w:customStyle="1" w:styleId="20">
    <w:name w:val="tabletext"/>
    <w:basedOn w:val="1"/>
    <w:qFormat/>
    <w:uiPriority w:val="0"/>
    <w:pPr>
      <w:spacing w:beforeAutospacing="1" w:afterAutospacing="1"/>
    </w:pPr>
  </w:style>
  <w:style w:type="paragraph" w:styleId="21">
    <w:name w:val="List Paragraph"/>
    <w:basedOn w:val="1"/>
    <w:qFormat/>
    <w:uiPriority w:val="34"/>
    <w:pPr>
      <w:ind w:left="720"/>
    </w:pPr>
  </w:style>
  <w:style w:type="paragraph" w:customStyle="1" w:styleId="22">
    <w:name w:val="Revision"/>
    <w:hidden/>
    <w:semiHidden/>
    <w:qFormat/>
    <w:uiPriority w:val="99"/>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791</Words>
  <Characters>4512</Characters>
  <Lines>37</Lines>
  <Paragraphs>10</Paragraphs>
  <TotalTime>3</TotalTime>
  <ScaleCrop>false</ScaleCrop>
  <LinksUpToDate>false</LinksUpToDate>
  <CharactersWithSpaces>5293</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2024-01-18T12:26:00Z</dcterms:created>
  <dc:creator>as4</dc:creator>
  <cp:lastModifiedBy>dell</cp:lastModifiedBy>
  <dcterms:modified xsi:type="dcterms:W3CDTF">2024-08-16T16:36:39Z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2057-12.2.0.17545</vt:lpwstr>
  </property>
  <property fmtid="{D5CDD505-2E9C-101B-9397-08002B2CF9AE}" pid="3" name="ICV">
    <vt:lpwstr>851E76AC2D68498A92A342F2C14D5E90_12</vt:lpwstr>
  </property>
</Properties>
</file>